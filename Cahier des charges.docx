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337774141"/>
        <w:docPartObj>
          <w:docPartGallery w:val="Cover Pages"/>
          <w:docPartUnique/>
        </w:docPartObj>
      </w:sdtPr>
      <w:sdtEndPr>
        <w:rPr>
          <w:rFonts w:ascii="Times New Roman" w:eastAsiaTheme="minorHAnsi" w:hAnsi="Times New Roman" w:cs="Times New Roman"/>
          <w:sz w:val="22"/>
          <w:szCs w:val="22"/>
        </w:rPr>
      </w:sdtEndPr>
      <w:sdtContent>
        <w:p w14:paraId="58ED5FB6" w14:textId="77777777" w:rsidR="00260892" w:rsidRDefault="00260892">
          <w:pPr>
            <w:pStyle w:val="Sansinterligne"/>
            <w:rPr>
              <w:rFonts w:asciiTheme="majorHAnsi" w:eastAsiaTheme="majorEastAsia" w:hAnsiTheme="majorHAnsi" w:cstheme="majorBidi"/>
              <w:sz w:val="72"/>
              <w:szCs w:val="72"/>
            </w:rPr>
          </w:pPr>
        </w:p>
        <w:p w14:paraId="257DB9A9" w14:textId="77777777" w:rsidR="00260892" w:rsidRDefault="00260892">
          <w:pPr>
            <w:pStyle w:val="Sansinterligne"/>
            <w:rPr>
              <w:rFonts w:asciiTheme="majorHAnsi" w:eastAsiaTheme="majorEastAsia" w:hAnsiTheme="majorHAnsi" w:cstheme="majorBidi"/>
              <w:sz w:val="72"/>
              <w:szCs w:val="72"/>
            </w:rPr>
          </w:pPr>
        </w:p>
        <w:p w14:paraId="63485B7D" w14:textId="77777777" w:rsidR="00260892" w:rsidRDefault="00260892">
          <w:pPr>
            <w:pStyle w:val="Sansinterligne"/>
            <w:rPr>
              <w:rFonts w:asciiTheme="majorHAnsi" w:eastAsiaTheme="majorEastAsia" w:hAnsiTheme="majorHAnsi" w:cstheme="majorBidi"/>
              <w:sz w:val="72"/>
              <w:szCs w:val="72"/>
            </w:rPr>
          </w:pPr>
        </w:p>
        <w:p w14:paraId="69EAB51B" w14:textId="77777777" w:rsidR="00260892" w:rsidRDefault="00260892">
          <w:pPr>
            <w:pStyle w:val="Sansinterligne"/>
            <w:rPr>
              <w:rFonts w:asciiTheme="majorHAnsi" w:eastAsiaTheme="majorEastAsia" w:hAnsiTheme="majorHAnsi" w:cstheme="majorBidi"/>
              <w:sz w:val="72"/>
              <w:szCs w:val="72"/>
            </w:rPr>
          </w:pPr>
        </w:p>
        <w:p w14:paraId="6C32BFD2" w14:textId="77777777" w:rsidR="00260892" w:rsidRDefault="00260892">
          <w:pPr>
            <w:pStyle w:val="Sansinterligne"/>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8240" behindDoc="0" locked="0" layoutInCell="0" allowOverlap="1" wp14:anchorId="62E409BC" wp14:editId="61566390">
                    <wp:simplePos x="0" y="0"/>
                    <wp:positionH relativeFrom="page">
                      <wp:align>center</wp:align>
                    </wp:positionH>
                    <wp:positionV relativeFrom="page">
                      <wp:align>bottom</wp:align>
                    </wp:positionV>
                    <wp:extent cx="8161020" cy="817880"/>
                    <wp:effectExtent l="0" t="0" r="0" b="50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2DD398A3" id="Rectangle 2" o:spid="_x0000_s1026" style="position:absolute;margin-left:0;margin-top:0;width:642.6pt;height:64.4pt;z-index:25165824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D+FT+n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1312" behindDoc="0" locked="0" layoutInCell="0" allowOverlap="1" wp14:anchorId="4A36653A" wp14:editId="23D63AB6">
                    <wp:simplePos x="0" y="0"/>
                    <wp:positionH relativeFrom="leftMargin">
                      <wp:align>center</wp:align>
                    </wp:positionH>
                    <wp:positionV relativeFrom="page">
                      <wp:align>center</wp:align>
                    </wp:positionV>
                    <wp:extent cx="90805" cy="10556240"/>
                    <wp:effectExtent l="0" t="0" r="4445" b="508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9A0EABA" id="Rectangle 5"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eOAy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C972D62" wp14:editId="7EB4FD90">
                    <wp:simplePos x="0" y="0"/>
                    <wp:positionH relativeFrom="rightMargin">
                      <wp:align>center</wp:align>
                    </wp:positionH>
                    <wp:positionV relativeFrom="page">
                      <wp:align>center</wp:align>
                    </wp:positionV>
                    <wp:extent cx="90805" cy="10556240"/>
                    <wp:effectExtent l="0" t="0" r="4445" b="5080"/>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86849DB" id="Rectangle 4"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yX5Ouy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9264" behindDoc="0" locked="0" layoutInCell="0" allowOverlap="1" wp14:anchorId="606E11AD" wp14:editId="79A8FC4D">
                    <wp:simplePos x="0" y="0"/>
                    <wp:positionH relativeFrom="page">
                      <wp:align>center</wp:align>
                    </wp:positionH>
                    <wp:positionV relativeFrom="topMargin">
                      <wp:align>top</wp:align>
                    </wp:positionV>
                    <wp:extent cx="8161020" cy="822960"/>
                    <wp:effectExtent l="0" t="0" r="0" b="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0FB49061" id="Rectangle 3" o:spid="_x0000_s1026" style="position:absolute;margin-left:0;margin-top:0;width:642.6pt;height:64.8pt;z-index:25165926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DkR6+4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re"/>
            <w:id w:val="14700071"/>
            <w:dataBinding w:prefixMappings="xmlns:ns0='http://schemas.openxmlformats.org/package/2006/metadata/core-properties' xmlns:ns1='http://purl.org/dc/elements/1.1/'" w:xpath="/ns0:coreProperties[1]/ns1:title[1]" w:storeItemID="{6C3C8BC8-F283-45AE-878A-BAB7291924A1}"/>
            <w:text/>
          </w:sdtPr>
          <w:sdtContent>
            <w:p w14:paraId="71F5D485" w14:textId="77777777" w:rsidR="00260892" w:rsidRDefault="00260892">
              <w:pPr>
                <w:pStyle w:val="Sansinterligne"/>
                <w:rPr>
                  <w:rFonts w:asciiTheme="majorHAnsi" w:eastAsiaTheme="majorEastAsia" w:hAnsiTheme="majorHAnsi" w:cstheme="majorBidi"/>
                  <w:sz w:val="36"/>
                  <w:szCs w:val="36"/>
                </w:rPr>
              </w:pPr>
              <w:r w:rsidRPr="00260892">
                <w:rPr>
                  <w:rFonts w:asciiTheme="majorHAnsi" w:eastAsiaTheme="majorEastAsia" w:hAnsiTheme="majorHAnsi" w:cstheme="majorBidi"/>
                  <w:sz w:val="72"/>
                  <w:szCs w:val="72"/>
                </w:rPr>
                <w:t>Informatisation du service de location de salles municipales</w:t>
              </w:r>
            </w:p>
          </w:sdtContent>
        </w:sdt>
        <w:p w14:paraId="7EE6EE9E" w14:textId="77777777" w:rsidR="00260892" w:rsidRDefault="00260892">
          <w:pPr>
            <w:pStyle w:val="Sansinterligne"/>
            <w:rPr>
              <w:rFonts w:asciiTheme="majorHAnsi" w:eastAsiaTheme="majorEastAsia" w:hAnsiTheme="majorHAnsi" w:cstheme="majorBidi"/>
              <w:sz w:val="36"/>
              <w:szCs w:val="36"/>
            </w:rPr>
          </w:pPr>
        </w:p>
        <w:p w14:paraId="7C5D30C9" w14:textId="77777777" w:rsidR="00260892" w:rsidRDefault="00260892">
          <w:pPr>
            <w:pStyle w:val="Sansinterligne"/>
            <w:rPr>
              <w:rFonts w:asciiTheme="majorHAnsi" w:eastAsiaTheme="majorEastAsia" w:hAnsiTheme="majorHAnsi" w:cstheme="majorBidi"/>
              <w:sz w:val="36"/>
              <w:szCs w:val="36"/>
            </w:rPr>
          </w:pPr>
        </w:p>
        <w:p w14:paraId="1E2585EF" w14:textId="77777777" w:rsidR="00260892" w:rsidRPr="00260892" w:rsidRDefault="00260892">
          <w:pPr>
            <w:pStyle w:val="Sansinterligne"/>
            <w:rPr>
              <w:rFonts w:asciiTheme="majorHAnsi" w:eastAsiaTheme="majorEastAsia" w:hAnsiTheme="majorHAnsi" w:cstheme="majorBidi"/>
              <w:sz w:val="36"/>
              <w:szCs w:val="36"/>
            </w:rPr>
          </w:pPr>
        </w:p>
        <w:p w14:paraId="208FDF7E"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 xml:space="preserve">Radu </w:t>
          </w:r>
          <w:proofErr w:type="spellStart"/>
          <w:r w:rsidRPr="00260892">
            <w:rPr>
              <w:rFonts w:asciiTheme="majorHAnsi" w:eastAsiaTheme="majorEastAsia" w:hAnsiTheme="majorHAnsi" w:cstheme="majorBidi"/>
              <w:sz w:val="32"/>
              <w:szCs w:val="36"/>
            </w:rPr>
            <w:t>Catalin</w:t>
          </w:r>
          <w:proofErr w:type="spellEnd"/>
          <w:r w:rsidRPr="00260892">
            <w:rPr>
              <w:rFonts w:asciiTheme="majorHAnsi" w:eastAsiaTheme="majorEastAsia" w:hAnsiTheme="majorHAnsi" w:cstheme="majorBidi"/>
              <w:sz w:val="32"/>
              <w:szCs w:val="36"/>
            </w:rPr>
            <w:t xml:space="preserve"> HOREANU</w:t>
          </w:r>
        </w:p>
        <w:p w14:paraId="4A7DAB0E"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Gaëtan COUSIN</w:t>
          </w:r>
        </w:p>
        <w:p w14:paraId="52182076"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ED1396">
            <w:rPr>
              <w:rFonts w:asciiTheme="majorHAnsi" w:eastAsiaTheme="majorEastAsia" w:hAnsiTheme="majorHAnsi" w:cstheme="majorBidi"/>
              <w:sz w:val="32"/>
              <w:szCs w:val="36"/>
            </w:rPr>
            <w:t>Adrien LEVEQUE</w:t>
          </w:r>
        </w:p>
        <w:p w14:paraId="02A229AF" w14:textId="77777777" w:rsidR="00260892" w:rsidRPr="00260892" w:rsidRDefault="00260892" w:rsidP="00260892">
          <w:pPr>
            <w:pStyle w:val="Sansinterligne"/>
            <w:jc w:val="right"/>
          </w:pPr>
        </w:p>
        <w:p w14:paraId="2225D7BF" w14:textId="77777777" w:rsidR="00260892" w:rsidRDefault="00260892" w:rsidP="00260892">
          <w:pPr>
            <w:pStyle w:val="Sansinterligne"/>
            <w:jc w:val="right"/>
          </w:pPr>
        </w:p>
        <w:p w14:paraId="20D28492" w14:textId="77777777" w:rsidR="00260892" w:rsidRDefault="00260892">
          <w:pPr>
            <w:pStyle w:val="Sansinterligne"/>
            <w:rPr>
              <w:rFonts w:asciiTheme="majorHAnsi" w:eastAsiaTheme="majorEastAsia" w:hAnsiTheme="majorHAnsi" w:cstheme="majorBidi"/>
              <w:sz w:val="36"/>
              <w:szCs w:val="36"/>
            </w:rPr>
          </w:pPr>
        </w:p>
        <w:p w14:paraId="473498C6" w14:textId="77777777" w:rsidR="00260892" w:rsidRDefault="00260892">
          <w:pPr>
            <w:pStyle w:val="Sansinterligne"/>
            <w:rPr>
              <w:rFonts w:asciiTheme="majorHAnsi" w:eastAsiaTheme="majorEastAsia" w:hAnsiTheme="majorHAnsi" w:cstheme="majorBidi"/>
              <w:sz w:val="36"/>
              <w:szCs w:val="36"/>
            </w:rPr>
          </w:pPr>
        </w:p>
        <w:p w14:paraId="47D5C590" w14:textId="77777777" w:rsidR="00260892" w:rsidRDefault="00260892">
          <w:pPr>
            <w:pStyle w:val="Sansinterligne"/>
          </w:pPr>
        </w:p>
        <w:p w14:paraId="6F08F2C9" w14:textId="77777777" w:rsidR="00260892" w:rsidRDefault="00260892"/>
        <w:p w14:paraId="4557022E" w14:textId="77777777" w:rsidR="00BC0981" w:rsidRDefault="00BC0981"/>
        <w:p w14:paraId="35FB6D9D" w14:textId="77777777" w:rsidR="00BC0981" w:rsidRDefault="00BC0981"/>
        <w:sdt>
          <w:sdtPr>
            <w:alias w:val="Date "/>
            <w:id w:val="14700083"/>
            <w:dataBinding w:prefixMappings="xmlns:ns0='http://schemas.microsoft.com/office/2006/coverPageProps'" w:xpath="/ns0:CoverPageProperties[1]/ns0:PublishDate[1]" w:storeItemID="{55AF091B-3C7A-41E3-B477-F2FDAA23CFDA}"/>
            <w:date w:fullDate="2016-03-14T00:00:00Z">
              <w:dateFormat w:val="dd/MM/yyyy"/>
              <w:lid w:val="fr-FR"/>
              <w:storeMappedDataAs w:val="dateTime"/>
              <w:calendar w:val="gregorian"/>
            </w:date>
          </w:sdtPr>
          <w:sdtContent>
            <w:p w14:paraId="09A8DDC8" w14:textId="77777777" w:rsidR="00260892" w:rsidRDefault="00260892" w:rsidP="00260892">
              <w:pPr>
                <w:pStyle w:val="Sansinterligne"/>
                <w:jc w:val="center"/>
              </w:pPr>
              <w:r>
                <w:t>14/03/2016</w:t>
              </w:r>
            </w:p>
          </w:sdtContent>
        </w:sdt>
        <w:p w14:paraId="2E50E88C" w14:textId="77777777" w:rsidR="00260892" w:rsidRDefault="00260892" w:rsidP="00260892">
          <w:pPr>
            <w:spacing w:after="0"/>
            <w:jc w:val="center"/>
          </w:pPr>
          <w:r>
            <w:t>L3 informatique</w:t>
          </w:r>
        </w:p>
        <w:p w14:paraId="70F600BF" w14:textId="77777777" w:rsidR="00260892" w:rsidRDefault="00260892" w:rsidP="00260892">
          <w:pPr>
            <w:spacing w:after="0"/>
            <w:jc w:val="center"/>
          </w:pPr>
          <w:r>
            <w:t>Université Paris Sud</w:t>
          </w:r>
        </w:p>
        <w:p w14:paraId="2887A0F1" w14:textId="77777777" w:rsidR="00260892" w:rsidRDefault="00260892">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lang w:eastAsia="en-US"/>
        </w:rPr>
        <w:id w:val="1999144414"/>
        <w:docPartObj>
          <w:docPartGallery w:val="Table of Contents"/>
          <w:docPartUnique/>
        </w:docPartObj>
      </w:sdtPr>
      <w:sdtContent>
        <w:p w14:paraId="7635F345" w14:textId="77777777" w:rsidR="007E25FE" w:rsidRPr="00C27878" w:rsidRDefault="007E25FE" w:rsidP="00C27878">
          <w:pPr>
            <w:pStyle w:val="En-ttedetabledesmatires"/>
            <w:jc w:val="center"/>
            <w:rPr>
              <w:rStyle w:val="Titre1Car"/>
            </w:rPr>
          </w:pPr>
          <w:r w:rsidRPr="00C27878">
            <w:rPr>
              <w:rStyle w:val="Titre1Car"/>
            </w:rPr>
            <w:t>Table des matières</w:t>
          </w:r>
        </w:p>
        <w:p w14:paraId="173841A3" w14:textId="77777777" w:rsidR="0073040E" w:rsidRDefault="007E25F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45810997" w:history="1">
            <w:r w:rsidR="0073040E" w:rsidRPr="00BC47AC">
              <w:rPr>
                <w:rStyle w:val="Lienhypertexte"/>
                <w:noProof/>
              </w:rPr>
              <w:t>1.</w:t>
            </w:r>
            <w:r w:rsidR="0073040E">
              <w:rPr>
                <w:rFonts w:eastAsiaTheme="minorEastAsia"/>
                <w:noProof/>
                <w:lang w:eastAsia="fr-FR"/>
              </w:rPr>
              <w:tab/>
            </w:r>
            <w:r w:rsidR="0073040E" w:rsidRPr="00BC47AC">
              <w:rPr>
                <w:rStyle w:val="Lienhypertexte"/>
                <w:noProof/>
              </w:rPr>
              <w:t>Description du projet</w:t>
            </w:r>
            <w:r w:rsidR="0073040E">
              <w:rPr>
                <w:noProof/>
                <w:webHidden/>
              </w:rPr>
              <w:tab/>
            </w:r>
            <w:r w:rsidR="0073040E">
              <w:rPr>
                <w:noProof/>
                <w:webHidden/>
              </w:rPr>
              <w:fldChar w:fldCharType="begin"/>
            </w:r>
            <w:r w:rsidR="0073040E">
              <w:rPr>
                <w:noProof/>
                <w:webHidden/>
              </w:rPr>
              <w:instrText xml:space="preserve"> PAGEREF _Toc445810997 \h </w:instrText>
            </w:r>
            <w:r w:rsidR="0073040E">
              <w:rPr>
                <w:noProof/>
                <w:webHidden/>
              </w:rPr>
            </w:r>
            <w:r w:rsidR="0073040E">
              <w:rPr>
                <w:noProof/>
                <w:webHidden/>
              </w:rPr>
              <w:fldChar w:fldCharType="separate"/>
            </w:r>
            <w:r w:rsidR="0073040E">
              <w:rPr>
                <w:noProof/>
                <w:webHidden/>
              </w:rPr>
              <w:t>4</w:t>
            </w:r>
            <w:r w:rsidR="0073040E">
              <w:rPr>
                <w:noProof/>
                <w:webHidden/>
              </w:rPr>
              <w:fldChar w:fldCharType="end"/>
            </w:r>
          </w:hyperlink>
        </w:p>
        <w:p w14:paraId="643AC661" w14:textId="77777777" w:rsidR="0073040E" w:rsidRDefault="0073040E">
          <w:pPr>
            <w:pStyle w:val="TM2"/>
            <w:tabs>
              <w:tab w:val="right" w:leader="dot" w:pos="9062"/>
            </w:tabs>
            <w:rPr>
              <w:rFonts w:eastAsiaTheme="minorEastAsia"/>
              <w:noProof/>
              <w:lang w:eastAsia="fr-FR"/>
            </w:rPr>
          </w:pPr>
          <w:hyperlink w:anchor="_Toc445810998" w:history="1">
            <w:r w:rsidRPr="00BC47AC">
              <w:rPr>
                <w:rStyle w:val="Lienhypertexte"/>
                <w:rFonts w:eastAsia="Times New Roman"/>
                <w:noProof/>
                <w:lang w:eastAsia="fr-FR"/>
              </w:rPr>
              <w:t>1.1 Expression du besoin</w:t>
            </w:r>
            <w:r>
              <w:rPr>
                <w:noProof/>
                <w:webHidden/>
              </w:rPr>
              <w:tab/>
            </w:r>
            <w:r>
              <w:rPr>
                <w:noProof/>
                <w:webHidden/>
              </w:rPr>
              <w:fldChar w:fldCharType="begin"/>
            </w:r>
            <w:r>
              <w:rPr>
                <w:noProof/>
                <w:webHidden/>
              </w:rPr>
              <w:instrText xml:space="preserve"> PAGEREF _Toc445810998 \h </w:instrText>
            </w:r>
            <w:r>
              <w:rPr>
                <w:noProof/>
                <w:webHidden/>
              </w:rPr>
            </w:r>
            <w:r>
              <w:rPr>
                <w:noProof/>
                <w:webHidden/>
              </w:rPr>
              <w:fldChar w:fldCharType="separate"/>
            </w:r>
            <w:r>
              <w:rPr>
                <w:noProof/>
                <w:webHidden/>
              </w:rPr>
              <w:t>4</w:t>
            </w:r>
            <w:r>
              <w:rPr>
                <w:noProof/>
                <w:webHidden/>
              </w:rPr>
              <w:fldChar w:fldCharType="end"/>
            </w:r>
          </w:hyperlink>
        </w:p>
        <w:p w14:paraId="3DD971F9" w14:textId="77777777" w:rsidR="0073040E" w:rsidRDefault="0073040E">
          <w:pPr>
            <w:pStyle w:val="TM2"/>
            <w:tabs>
              <w:tab w:val="right" w:leader="dot" w:pos="9062"/>
            </w:tabs>
            <w:rPr>
              <w:rFonts w:eastAsiaTheme="minorEastAsia"/>
              <w:noProof/>
              <w:lang w:eastAsia="fr-FR"/>
            </w:rPr>
          </w:pPr>
          <w:hyperlink w:anchor="_Toc445810999" w:history="1">
            <w:r w:rsidRPr="00BC47AC">
              <w:rPr>
                <w:rStyle w:val="Lienhypertexte"/>
                <w:rFonts w:eastAsia="Times New Roman"/>
                <w:noProof/>
                <w:lang w:eastAsia="fr-FR"/>
              </w:rPr>
              <w:t>1.2 Objectif du projet</w:t>
            </w:r>
            <w:r>
              <w:rPr>
                <w:noProof/>
                <w:webHidden/>
              </w:rPr>
              <w:tab/>
            </w:r>
            <w:r>
              <w:rPr>
                <w:noProof/>
                <w:webHidden/>
              </w:rPr>
              <w:fldChar w:fldCharType="begin"/>
            </w:r>
            <w:r>
              <w:rPr>
                <w:noProof/>
                <w:webHidden/>
              </w:rPr>
              <w:instrText xml:space="preserve"> PAGEREF _Toc445810999 \h </w:instrText>
            </w:r>
            <w:r>
              <w:rPr>
                <w:noProof/>
                <w:webHidden/>
              </w:rPr>
            </w:r>
            <w:r>
              <w:rPr>
                <w:noProof/>
                <w:webHidden/>
              </w:rPr>
              <w:fldChar w:fldCharType="separate"/>
            </w:r>
            <w:r>
              <w:rPr>
                <w:noProof/>
                <w:webHidden/>
              </w:rPr>
              <w:t>4</w:t>
            </w:r>
            <w:r>
              <w:rPr>
                <w:noProof/>
                <w:webHidden/>
              </w:rPr>
              <w:fldChar w:fldCharType="end"/>
            </w:r>
          </w:hyperlink>
        </w:p>
        <w:p w14:paraId="59F6252A" w14:textId="77777777" w:rsidR="0073040E" w:rsidRDefault="0073040E">
          <w:pPr>
            <w:pStyle w:val="TM2"/>
            <w:tabs>
              <w:tab w:val="right" w:leader="dot" w:pos="9062"/>
            </w:tabs>
            <w:rPr>
              <w:rFonts w:eastAsiaTheme="minorEastAsia"/>
              <w:noProof/>
              <w:lang w:eastAsia="fr-FR"/>
            </w:rPr>
          </w:pPr>
          <w:hyperlink w:anchor="_Toc445811000" w:history="1">
            <w:r w:rsidRPr="00BC47AC">
              <w:rPr>
                <w:rStyle w:val="Lienhypertexte"/>
                <w:noProof/>
              </w:rPr>
              <w:t>1.3 Présentation des services et du processus existant</w:t>
            </w:r>
            <w:r>
              <w:rPr>
                <w:noProof/>
                <w:webHidden/>
              </w:rPr>
              <w:tab/>
            </w:r>
            <w:r>
              <w:rPr>
                <w:noProof/>
                <w:webHidden/>
              </w:rPr>
              <w:fldChar w:fldCharType="begin"/>
            </w:r>
            <w:r>
              <w:rPr>
                <w:noProof/>
                <w:webHidden/>
              </w:rPr>
              <w:instrText xml:space="preserve"> PAGEREF _Toc445811000 \h </w:instrText>
            </w:r>
            <w:r>
              <w:rPr>
                <w:noProof/>
                <w:webHidden/>
              </w:rPr>
            </w:r>
            <w:r>
              <w:rPr>
                <w:noProof/>
                <w:webHidden/>
              </w:rPr>
              <w:fldChar w:fldCharType="separate"/>
            </w:r>
            <w:r>
              <w:rPr>
                <w:noProof/>
                <w:webHidden/>
              </w:rPr>
              <w:t>5</w:t>
            </w:r>
            <w:r>
              <w:rPr>
                <w:noProof/>
                <w:webHidden/>
              </w:rPr>
              <w:fldChar w:fldCharType="end"/>
            </w:r>
          </w:hyperlink>
        </w:p>
        <w:p w14:paraId="52FC8F94" w14:textId="77777777" w:rsidR="0073040E" w:rsidRDefault="0073040E">
          <w:pPr>
            <w:pStyle w:val="TM1"/>
            <w:tabs>
              <w:tab w:val="right" w:leader="dot" w:pos="9062"/>
            </w:tabs>
            <w:rPr>
              <w:rFonts w:eastAsiaTheme="minorEastAsia"/>
              <w:noProof/>
              <w:lang w:eastAsia="fr-FR"/>
            </w:rPr>
          </w:pPr>
          <w:hyperlink w:anchor="_Toc445811001" w:history="1">
            <w:r w:rsidRPr="00BC47AC">
              <w:rPr>
                <w:rStyle w:val="Lienhypertexte"/>
                <w:noProof/>
              </w:rPr>
              <w:t>2. Déroulement du projet</w:t>
            </w:r>
            <w:r>
              <w:rPr>
                <w:noProof/>
                <w:webHidden/>
              </w:rPr>
              <w:tab/>
            </w:r>
            <w:r>
              <w:rPr>
                <w:noProof/>
                <w:webHidden/>
              </w:rPr>
              <w:fldChar w:fldCharType="begin"/>
            </w:r>
            <w:r>
              <w:rPr>
                <w:noProof/>
                <w:webHidden/>
              </w:rPr>
              <w:instrText xml:space="preserve"> PAGEREF _Toc445811001 \h </w:instrText>
            </w:r>
            <w:r>
              <w:rPr>
                <w:noProof/>
                <w:webHidden/>
              </w:rPr>
            </w:r>
            <w:r>
              <w:rPr>
                <w:noProof/>
                <w:webHidden/>
              </w:rPr>
              <w:fldChar w:fldCharType="separate"/>
            </w:r>
            <w:r>
              <w:rPr>
                <w:noProof/>
                <w:webHidden/>
              </w:rPr>
              <w:t>7</w:t>
            </w:r>
            <w:r>
              <w:rPr>
                <w:noProof/>
                <w:webHidden/>
              </w:rPr>
              <w:fldChar w:fldCharType="end"/>
            </w:r>
          </w:hyperlink>
        </w:p>
        <w:p w14:paraId="3E1CFA01" w14:textId="77777777" w:rsidR="0073040E" w:rsidRDefault="0073040E">
          <w:pPr>
            <w:pStyle w:val="TM2"/>
            <w:tabs>
              <w:tab w:val="left" w:pos="880"/>
              <w:tab w:val="right" w:leader="dot" w:pos="9062"/>
            </w:tabs>
            <w:rPr>
              <w:rFonts w:eastAsiaTheme="minorEastAsia"/>
              <w:noProof/>
              <w:lang w:eastAsia="fr-FR"/>
            </w:rPr>
          </w:pPr>
          <w:hyperlink w:anchor="_Toc445811002" w:history="1">
            <w:r w:rsidRPr="00BC47AC">
              <w:rPr>
                <w:rStyle w:val="Lienhypertexte"/>
                <w:noProof/>
              </w:rPr>
              <w:t>2.1</w:t>
            </w:r>
            <w:r>
              <w:rPr>
                <w:rFonts w:eastAsiaTheme="minorEastAsia"/>
                <w:noProof/>
                <w:lang w:eastAsia="fr-FR"/>
              </w:rPr>
              <w:tab/>
            </w:r>
            <w:r w:rsidRPr="00BC47AC">
              <w:rPr>
                <w:rStyle w:val="Lienhypertexte"/>
                <w:noProof/>
              </w:rPr>
              <w:t>Documents de référence</w:t>
            </w:r>
            <w:r>
              <w:rPr>
                <w:noProof/>
                <w:webHidden/>
              </w:rPr>
              <w:tab/>
            </w:r>
            <w:r>
              <w:rPr>
                <w:noProof/>
                <w:webHidden/>
              </w:rPr>
              <w:fldChar w:fldCharType="begin"/>
            </w:r>
            <w:r>
              <w:rPr>
                <w:noProof/>
                <w:webHidden/>
              </w:rPr>
              <w:instrText xml:space="preserve"> PAGEREF _Toc445811002 \h </w:instrText>
            </w:r>
            <w:r>
              <w:rPr>
                <w:noProof/>
                <w:webHidden/>
              </w:rPr>
            </w:r>
            <w:r>
              <w:rPr>
                <w:noProof/>
                <w:webHidden/>
              </w:rPr>
              <w:fldChar w:fldCharType="separate"/>
            </w:r>
            <w:r>
              <w:rPr>
                <w:noProof/>
                <w:webHidden/>
              </w:rPr>
              <w:t>7</w:t>
            </w:r>
            <w:r>
              <w:rPr>
                <w:noProof/>
                <w:webHidden/>
              </w:rPr>
              <w:fldChar w:fldCharType="end"/>
            </w:r>
          </w:hyperlink>
        </w:p>
        <w:p w14:paraId="78AFDF03" w14:textId="77777777" w:rsidR="0073040E" w:rsidRDefault="0073040E">
          <w:pPr>
            <w:pStyle w:val="TM2"/>
            <w:tabs>
              <w:tab w:val="left" w:pos="880"/>
              <w:tab w:val="right" w:leader="dot" w:pos="9062"/>
            </w:tabs>
            <w:rPr>
              <w:rFonts w:eastAsiaTheme="minorEastAsia"/>
              <w:noProof/>
              <w:lang w:eastAsia="fr-FR"/>
            </w:rPr>
          </w:pPr>
          <w:hyperlink w:anchor="_Toc445811003" w:history="1">
            <w:r w:rsidRPr="00BC47AC">
              <w:rPr>
                <w:rStyle w:val="Lienhypertexte"/>
                <w:noProof/>
              </w:rPr>
              <w:t>2.2</w:t>
            </w:r>
            <w:r>
              <w:rPr>
                <w:rFonts w:eastAsiaTheme="minorEastAsia"/>
                <w:noProof/>
                <w:lang w:eastAsia="fr-FR"/>
              </w:rPr>
              <w:tab/>
            </w:r>
            <w:r w:rsidRPr="00BC47AC">
              <w:rPr>
                <w:rStyle w:val="Lienhypertexte"/>
                <w:noProof/>
              </w:rPr>
              <w:t>Planning prévisionnel</w:t>
            </w:r>
            <w:r>
              <w:rPr>
                <w:noProof/>
                <w:webHidden/>
              </w:rPr>
              <w:tab/>
            </w:r>
            <w:r>
              <w:rPr>
                <w:noProof/>
                <w:webHidden/>
              </w:rPr>
              <w:fldChar w:fldCharType="begin"/>
            </w:r>
            <w:r>
              <w:rPr>
                <w:noProof/>
                <w:webHidden/>
              </w:rPr>
              <w:instrText xml:space="preserve"> PAGEREF _Toc445811003 \h </w:instrText>
            </w:r>
            <w:r>
              <w:rPr>
                <w:noProof/>
                <w:webHidden/>
              </w:rPr>
            </w:r>
            <w:r>
              <w:rPr>
                <w:noProof/>
                <w:webHidden/>
              </w:rPr>
              <w:fldChar w:fldCharType="separate"/>
            </w:r>
            <w:r>
              <w:rPr>
                <w:noProof/>
                <w:webHidden/>
              </w:rPr>
              <w:t>7</w:t>
            </w:r>
            <w:r>
              <w:rPr>
                <w:noProof/>
                <w:webHidden/>
              </w:rPr>
              <w:fldChar w:fldCharType="end"/>
            </w:r>
          </w:hyperlink>
        </w:p>
        <w:p w14:paraId="0E0B7073" w14:textId="77777777" w:rsidR="0073040E" w:rsidRDefault="0073040E">
          <w:pPr>
            <w:pStyle w:val="TM2"/>
            <w:tabs>
              <w:tab w:val="left" w:pos="880"/>
              <w:tab w:val="right" w:leader="dot" w:pos="9062"/>
            </w:tabs>
            <w:rPr>
              <w:rFonts w:eastAsiaTheme="minorEastAsia"/>
              <w:noProof/>
              <w:lang w:eastAsia="fr-FR"/>
            </w:rPr>
          </w:pPr>
          <w:hyperlink w:anchor="_Toc445811004" w:history="1">
            <w:r w:rsidRPr="00BC47AC">
              <w:rPr>
                <w:rStyle w:val="Lienhypertexte"/>
                <w:noProof/>
              </w:rPr>
              <w:t>2.3</w:t>
            </w:r>
            <w:r>
              <w:rPr>
                <w:rFonts w:eastAsiaTheme="minorEastAsia"/>
                <w:noProof/>
                <w:lang w:eastAsia="fr-FR"/>
              </w:rPr>
              <w:tab/>
            </w:r>
            <w:r w:rsidRPr="00BC47AC">
              <w:rPr>
                <w:rStyle w:val="Lienhypertexte"/>
                <w:noProof/>
              </w:rPr>
              <w:t>Ateliers de conception</w:t>
            </w:r>
            <w:r>
              <w:rPr>
                <w:noProof/>
                <w:webHidden/>
              </w:rPr>
              <w:tab/>
            </w:r>
            <w:r>
              <w:rPr>
                <w:noProof/>
                <w:webHidden/>
              </w:rPr>
              <w:fldChar w:fldCharType="begin"/>
            </w:r>
            <w:r>
              <w:rPr>
                <w:noProof/>
                <w:webHidden/>
              </w:rPr>
              <w:instrText xml:space="preserve"> PAGEREF _Toc445811004 \h </w:instrText>
            </w:r>
            <w:r>
              <w:rPr>
                <w:noProof/>
                <w:webHidden/>
              </w:rPr>
            </w:r>
            <w:r>
              <w:rPr>
                <w:noProof/>
                <w:webHidden/>
              </w:rPr>
              <w:fldChar w:fldCharType="separate"/>
            </w:r>
            <w:r>
              <w:rPr>
                <w:noProof/>
                <w:webHidden/>
              </w:rPr>
              <w:t>7</w:t>
            </w:r>
            <w:r>
              <w:rPr>
                <w:noProof/>
                <w:webHidden/>
              </w:rPr>
              <w:fldChar w:fldCharType="end"/>
            </w:r>
          </w:hyperlink>
        </w:p>
        <w:p w14:paraId="67E5B714" w14:textId="77777777" w:rsidR="0073040E" w:rsidRDefault="0073040E">
          <w:pPr>
            <w:pStyle w:val="TM2"/>
            <w:tabs>
              <w:tab w:val="left" w:pos="880"/>
              <w:tab w:val="right" w:leader="dot" w:pos="9062"/>
            </w:tabs>
            <w:rPr>
              <w:rFonts w:eastAsiaTheme="minorEastAsia"/>
              <w:noProof/>
              <w:lang w:eastAsia="fr-FR"/>
            </w:rPr>
          </w:pPr>
          <w:hyperlink w:anchor="_Toc445811005" w:history="1">
            <w:r w:rsidRPr="00BC47AC">
              <w:rPr>
                <w:rStyle w:val="Lienhypertexte"/>
                <w:noProof/>
              </w:rPr>
              <w:t>2.4</w:t>
            </w:r>
            <w:r>
              <w:rPr>
                <w:rFonts w:eastAsiaTheme="minorEastAsia"/>
                <w:noProof/>
                <w:lang w:eastAsia="fr-FR"/>
              </w:rPr>
              <w:tab/>
            </w:r>
            <w:r w:rsidRPr="00BC47AC">
              <w:rPr>
                <w:rStyle w:val="Lienhypertexte"/>
                <w:noProof/>
              </w:rPr>
              <w:t>Validation des spécifications détaillées</w:t>
            </w:r>
            <w:r>
              <w:rPr>
                <w:noProof/>
                <w:webHidden/>
              </w:rPr>
              <w:tab/>
            </w:r>
            <w:r>
              <w:rPr>
                <w:noProof/>
                <w:webHidden/>
              </w:rPr>
              <w:fldChar w:fldCharType="begin"/>
            </w:r>
            <w:r>
              <w:rPr>
                <w:noProof/>
                <w:webHidden/>
              </w:rPr>
              <w:instrText xml:space="preserve"> PAGEREF _Toc445811005 \h </w:instrText>
            </w:r>
            <w:r>
              <w:rPr>
                <w:noProof/>
                <w:webHidden/>
              </w:rPr>
            </w:r>
            <w:r>
              <w:rPr>
                <w:noProof/>
                <w:webHidden/>
              </w:rPr>
              <w:fldChar w:fldCharType="separate"/>
            </w:r>
            <w:r>
              <w:rPr>
                <w:noProof/>
                <w:webHidden/>
              </w:rPr>
              <w:t>7</w:t>
            </w:r>
            <w:r>
              <w:rPr>
                <w:noProof/>
                <w:webHidden/>
              </w:rPr>
              <w:fldChar w:fldCharType="end"/>
            </w:r>
          </w:hyperlink>
        </w:p>
        <w:p w14:paraId="72AD6928" w14:textId="77777777" w:rsidR="0073040E" w:rsidRDefault="0073040E">
          <w:pPr>
            <w:pStyle w:val="TM2"/>
            <w:tabs>
              <w:tab w:val="left" w:pos="880"/>
              <w:tab w:val="right" w:leader="dot" w:pos="9062"/>
            </w:tabs>
            <w:rPr>
              <w:rFonts w:eastAsiaTheme="minorEastAsia"/>
              <w:noProof/>
              <w:lang w:eastAsia="fr-FR"/>
            </w:rPr>
          </w:pPr>
          <w:hyperlink w:anchor="_Toc445811006" w:history="1">
            <w:r w:rsidRPr="00BC47AC">
              <w:rPr>
                <w:rStyle w:val="Lienhypertexte"/>
                <w:noProof/>
              </w:rPr>
              <w:t>2.5</w:t>
            </w:r>
            <w:r>
              <w:rPr>
                <w:rFonts w:eastAsiaTheme="minorEastAsia"/>
                <w:noProof/>
                <w:lang w:eastAsia="fr-FR"/>
              </w:rPr>
              <w:tab/>
            </w:r>
            <w:r w:rsidRPr="00BC47AC">
              <w:rPr>
                <w:rStyle w:val="Lienhypertexte"/>
                <w:noProof/>
              </w:rPr>
              <w:t>Développement</w:t>
            </w:r>
            <w:r>
              <w:rPr>
                <w:noProof/>
                <w:webHidden/>
              </w:rPr>
              <w:tab/>
            </w:r>
            <w:r>
              <w:rPr>
                <w:noProof/>
                <w:webHidden/>
              </w:rPr>
              <w:fldChar w:fldCharType="begin"/>
            </w:r>
            <w:r>
              <w:rPr>
                <w:noProof/>
                <w:webHidden/>
              </w:rPr>
              <w:instrText xml:space="preserve"> PAGEREF _Toc445811006 \h </w:instrText>
            </w:r>
            <w:r>
              <w:rPr>
                <w:noProof/>
                <w:webHidden/>
              </w:rPr>
            </w:r>
            <w:r>
              <w:rPr>
                <w:noProof/>
                <w:webHidden/>
              </w:rPr>
              <w:fldChar w:fldCharType="separate"/>
            </w:r>
            <w:r>
              <w:rPr>
                <w:noProof/>
                <w:webHidden/>
              </w:rPr>
              <w:t>7</w:t>
            </w:r>
            <w:r>
              <w:rPr>
                <w:noProof/>
                <w:webHidden/>
              </w:rPr>
              <w:fldChar w:fldCharType="end"/>
            </w:r>
          </w:hyperlink>
        </w:p>
        <w:p w14:paraId="01A81D25" w14:textId="77777777" w:rsidR="0073040E" w:rsidRDefault="0073040E">
          <w:pPr>
            <w:pStyle w:val="TM2"/>
            <w:tabs>
              <w:tab w:val="left" w:pos="880"/>
              <w:tab w:val="right" w:leader="dot" w:pos="9062"/>
            </w:tabs>
            <w:rPr>
              <w:rFonts w:eastAsiaTheme="minorEastAsia"/>
              <w:noProof/>
              <w:lang w:eastAsia="fr-FR"/>
            </w:rPr>
          </w:pPr>
          <w:hyperlink w:anchor="_Toc445811007" w:history="1">
            <w:r w:rsidRPr="00BC47AC">
              <w:rPr>
                <w:rStyle w:val="Lienhypertexte"/>
                <w:noProof/>
              </w:rPr>
              <w:t>2.6</w:t>
            </w:r>
            <w:r>
              <w:rPr>
                <w:rFonts w:eastAsiaTheme="minorEastAsia"/>
                <w:noProof/>
                <w:lang w:eastAsia="fr-FR"/>
              </w:rPr>
              <w:tab/>
            </w:r>
            <w:r w:rsidRPr="00BC47AC">
              <w:rPr>
                <w:rStyle w:val="Lienhypertexte"/>
                <w:noProof/>
              </w:rPr>
              <w:t>Recette</w:t>
            </w:r>
            <w:r>
              <w:rPr>
                <w:noProof/>
                <w:webHidden/>
              </w:rPr>
              <w:tab/>
            </w:r>
            <w:r>
              <w:rPr>
                <w:noProof/>
                <w:webHidden/>
              </w:rPr>
              <w:fldChar w:fldCharType="begin"/>
            </w:r>
            <w:r>
              <w:rPr>
                <w:noProof/>
                <w:webHidden/>
              </w:rPr>
              <w:instrText xml:space="preserve"> PAGEREF _Toc445811007 \h </w:instrText>
            </w:r>
            <w:r>
              <w:rPr>
                <w:noProof/>
                <w:webHidden/>
              </w:rPr>
            </w:r>
            <w:r>
              <w:rPr>
                <w:noProof/>
                <w:webHidden/>
              </w:rPr>
              <w:fldChar w:fldCharType="separate"/>
            </w:r>
            <w:r>
              <w:rPr>
                <w:noProof/>
                <w:webHidden/>
              </w:rPr>
              <w:t>7</w:t>
            </w:r>
            <w:r>
              <w:rPr>
                <w:noProof/>
                <w:webHidden/>
              </w:rPr>
              <w:fldChar w:fldCharType="end"/>
            </w:r>
          </w:hyperlink>
        </w:p>
        <w:p w14:paraId="2972C06D" w14:textId="77777777" w:rsidR="0073040E" w:rsidRDefault="0073040E">
          <w:pPr>
            <w:pStyle w:val="TM2"/>
            <w:tabs>
              <w:tab w:val="left" w:pos="880"/>
              <w:tab w:val="right" w:leader="dot" w:pos="9062"/>
            </w:tabs>
            <w:rPr>
              <w:rFonts w:eastAsiaTheme="minorEastAsia"/>
              <w:noProof/>
              <w:lang w:eastAsia="fr-FR"/>
            </w:rPr>
          </w:pPr>
          <w:hyperlink w:anchor="_Toc445811008" w:history="1">
            <w:r w:rsidRPr="00BC47AC">
              <w:rPr>
                <w:rStyle w:val="Lienhypertexte"/>
                <w:noProof/>
              </w:rPr>
              <w:t>2.7</w:t>
            </w:r>
            <w:r>
              <w:rPr>
                <w:rFonts w:eastAsiaTheme="minorEastAsia"/>
                <w:noProof/>
                <w:lang w:eastAsia="fr-FR"/>
              </w:rPr>
              <w:tab/>
            </w:r>
            <w:r w:rsidRPr="00BC47AC">
              <w:rPr>
                <w:rStyle w:val="Lienhypertexte"/>
                <w:noProof/>
              </w:rPr>
              <w:t>Formation</w:t>
            </w:r>
            <w:r>
              <w:rPr>
                <w:noProof/>
                <w:webHidden/>
              </w:rPr>
              <w:tab/>
            </w:r>
            <w:r>
              <w:rPr>
                <w:noProof/>
                <w:webHidden/>
              </w:rPr>
              <w:fldChar w:fldCharType="begin"/>
            </w:r>
            <w:r>
              <w:rPr>
                <w:noProof/>
                <w:webHidden/>
              </w:rPr>
              <w:instrText xml:space="preserve"> PAGEREF _Toc445811008 \h </w:instrText>
            </w:r>
            <w:r>
              <w:rPr>
                <w:noProof/>
                <w:webHidden/>
              </w:rPr>
            </w:r>
            <w:r>
              <w:rPr>
                <w:noProof/>
                <w:webHidden/>
              </w:rPr>
              <w:fldChar w:fldCharType="separate"/>
            </w:r>
            <w:r>
              <w:rPr>
                <w:noProof/>
                <w:webHidden/>
              </w:rPr>
              <w:t>7</w:t>
            </w:r>
            <w:r>
              <w:rPr>
                <w:noProof/>
                <w:webHidden/>
              </w:rPr>
              <w:fldChar w:fldCharType="end"/>
            </w:r>
          </w:hyperlink>
        </w:p>
        <w:p w14:paraId="324CE0FA" w14:textId="77777777" w:rsidR="0073040E" w:rsidRDefault="0073040E">
          <w:pPr>
            <w:pStyle w:val="TM2"/>
            <w:tabs>
              <w:tab w:val="left" w:pos="880"/>
              <w:tab w:val="right" w:leader="dot" w:pos="9062"/>
            </w:tabs>
            <w:rPr>
              <w:rFonts w:eastAsiaTheme="minorEastAsia"/>
              <w:noProof/>
              <w:lang w:eastAsia="fr-FR"/>
            </w:rPr>
          </w:pPr>
          <w:hyperlink w:anchor="_Toc445811009" w:history="1">
            <w:r w:rsidRPr="00BC47AC">
              <w:rPr>
                <w:rStyle w:val="Lienhypertexte"/>
                <w:noProof/>
              </w:rPr>
              <w:t>2.8</w:t>
            </w:r>
            <w:r>
              <w:rPr>
                <w:rFonts w:eastAsiaTheme="minorEastAsia"/>
                <w:noProof/>
                <w:lang w:eastAsia="fr-FR"/>
              </w:rPr>
              <w:tab/>
            </w:r>
            <w:r w:rsidRPr="00BC47AC">
              <w:rPr>
                <w:rStyle w:val="Lienhypertexte"/>
                <w:noProof/>
              </w:rPr>
              <w:t>La propriété intellectuelle</w:t>
            </w:r>
            <w:r>
              <w:rPr>
                <w:noProof/>
                <w:webHidden/>
              </w:rPr>
              <w:tab/>
            </w:r>
            <w:r>
              <w:rPr>
                <w:noProof/>
                <w:webHidden/>
              </w:rPr>
              <w:fldChar w:fldCharType="begin"/>
            </w:r>
            <w:r>
              <w:rPr>
                <w:noProof/>
                <w:webHidden/>
              </w:rPr>
              <w:instrText xml:space="preserve"> PAGEREF _Toc445811009 \h </w:instrText>
            </w:r>
            <w:r>
              <w:rPr>
                <w:noProof/>
                <w:webHidden/>
              </w:rPr>
            </w:r>
            <w:r>
              <w:rPr>
                <w:noProof/>
                <w:webHidden/>
              </w:rPr>
              <w:fldChar w:fldCharType="separate"/>
            </w:r>
            <w:r>
              <w:rPr>
                <w:noProof/>
                <w:webHidden/>
              </w:rPr>
              <w:t>8</w:t>
            </w:r>
            <w:r>
              <w:rPr>
                <w:noProof/>
                <w:webHidden/>
              </w:rPr>
              <w:fldChar w:fldCharType="end"/>
            </w:r>
          </w:hyperlink>
        </w:p>
        <w:p w14:paraId="4A5FB1D2" w14:textId="77777777" w:rsidR="0073040E" w:rsidRDefault="0073040E">
          <w:pPr>
            <w:pStyle w:val="TM2"/>
            <w:tabs>
              <w:tab w:val="left" w:pos="880"/>
              <w:tab w:val="right" w:leader="dot" w:pos="9062"/>
            </w:tabs>
            <w:rPr>
              <w:rFonts w:eastAsiaTheme="minorEastAsia"/>
              <w:noProof/>
              <w:lang w:eastAsia="fr-FR"/>
            </w:rPr>
          </w:pPr>
          <w:hyperlink w:anchor="_Toc445811010" w:history="1">
            <w:r w:rsidRPr="00BC47AC">
              <w:rPr>
                <w:rStyle w:val="Lienhypertexte"/>
                <w:noProof/>
              </w:rPr>
              <w:t>2.9</w:t>
            </w:r>
            <w:r>
              <w:rPr>
                <w:rFonts w:eastAsiaTheme="minorEastAsia"/>
                <w:noProof/>
                <w:lang w:eastAsia="fr-FR"/>
              </w:rPr>
              <w:tab/>
            </w:r>
            <w:r w:rsidRPr="00BC47AC">
              <w:rPr>
                <w:rStyle w:val="Lienhypertexte"/>
                <w:noProof/>
              </w:rPr>
              <w:t>Livrables</w:t>
            </w:r>
            <w:r>
              <w:rPr>
                <w:noProof/>
                <w:webHidden/>
              </w:rPr>
              <w:tab/>
            </w:r>
            <w:r>
              <w:rPr>
                <w:noProof/>
                <w:webHidden/>
              </w:rPr>
              <w:fldChar w:fldCharType="begin"/>
            </w:r>
            <w:r>
              <w:rPr>
                <w:noProof/>
                <w:webHidden/>
              </w:rPr>
              <w:instrText xml:space="preserve"> PAGEREF _Toc445811010 \h </w:instrText>
            </w:r>
            <w:r>
              <w:rPr>
                <w:noProof/>
                <w:webHidden/>
              </w:rPr>
            </w:r>
            <w:r>
              <w:rPr>
                <w:noProof/>
                <w:webHidden/>
              </w:rPr>
              <w:fldChar w:fldCharType="separate"/>
            </w:r>
            <w:r>
              <w:rPr>
                <w:noProof/>
                <w:webHidden/>
              </w:rPr>
              <w:t>8</w:t>
            </w:r>
            <w:r>
              <w:rPr>
                <w:noProof/>
                <w:webHidden/>
              </w:rPr>
              <w:fldChar w:fldCharType="end"/>
            </w:r>
          </w:hyperlink>
        </w:p>
        <w:p w14:paraId="5435A310" w14:textId="77777777" w:rsidR="0073040E" w:rsidRDefault="0073040E">
          <w:pPr>
            <w:pStyle w:val="TM1"/>
            <w:tabs>
              <w:tab w:val="right" w:leader="dot" w:pos="9062"/>
            </w:tabs>
            <w:rPr>
              <w:rFonts w:eastAsiaTheme="minorEastAsia"/>
              <w:noProof/>
              <w:lang w:eastAsia="fr-FR"/>
            </w:rPr>
          </w:pPr>
          <w:hyperlink w:anchor="_Toc445811011" w:history="1">
            <w:r w:rsidRPr="00BC47AC">
              <w:rPr>
                <w:rStyle w:val="Lienhypertexte"/>
                <w:noProof/>
              </w:rPr>
              <w:t>3. Critères de la solution technique</w:t>
            </w:r>
            <w:r>
              <w:rPr>
                <w:noProof/>
                <w:webHidden/>
              </w:rPr>
              <w:tab/>
            </w:r>
            <w:r>
              <w:rPr>
                <w:noProof/>
                <w:webHidden/>
              </w:rPr>
              <w:fldChar w:fldCharType="begin"/>
            </w:r>
            <w:r>
              <w:rPr>
                <w:noProof/>
                <w:webHidden/>
              </w:rPr>
              <w:instrText xml:space="preserve"> PAGEREF _Toc445811011 \h </w:instrText>
            </w:r>
            <w:r>
              <w:rPr>
                <w:noProof/>
                <w:webHidden/>
              </w:rPr>
            </w:r>
            <w:r>
              <w:rPr>
                <w:noProof/>
                <w:webHidden/>
              </w:rPr>
              <w:fldChar w:fldCharType="separate"/>
            </w:r>
            <w:r>
              <w:rPr>
                <w:noProof/>
                <w:webHidden/>
              </w:rPr>
              <w:t>9</w:t>
            </w:r>
            <w:r>
              <w:rPr>
                <w:noProof/>
                <w:webHidden/>
              </w:rPr>
              <w:fldChar w:fldCharType="end"/>
            </w:r>
          </w:hyperlink>
        </w:p>
        <w:p w14:paraId="28BD6FD6" w14:textId="77777777" w:rsidR="0073040E" w:rsidRDefault="0073040E">
          <w:pPr>
            <w:pStyle w:val="TM2"/>
            <w:tabs>
              <w:tab w:val="left" w:pos="880"/>
              <w:tab w:val="right" w:leader="dot" w:pos="9062"/>
            </w:tabs>
            <w:rPr>
              <w:rFonts w:eastAsiaTheme="minorEastAsia"/>
              <w:noProof/>
              <w:lang w:eastAsia="fr-FR"/>
            </w:rPr>
          </w:pPr>
          <w:hyperlink w:anchor="_Toc445811012" w:history="1">
            <w:r w:rsidRPr="00BC47AC">
              <w:rPr>
                <w:rStyle w:val="Lienhypertexte"/>
                <w:noProof/>
              </w:rPr>
              <w:t>3.1</w:t>
            </w:r>
            <w:r>
              <w:rPr>
                <w:rFonts w:eastAsiaTheme="minorEastAsia"/>
                <w:noProof/>
                <w:lang w:eastAsia="fr-FR"/>
              </w:rPr>
              <w:tab/>
            </w:r>
            <w:r w:rsidRPr="00BC47AC">
              <w:rPr>
                <w:rStyle w:val="Lienhypertexte"/>
                <w:noProof/>
              </w:rPr>
              <w:t>Economiques (budgétaires)</w:t>
            </w:r>
            <w:r>
              <w:rPr>
                <w:noProof/>
                <w:webHidden/>
              </w:rPr>
              <w:tab/>
            </w:r>
            <w:r>
              <w:rPr>
                <w:noProof/>
                <w:webHidden/>
              </w:rPr>
              <w:fldChar w:fldCharType="begin"/>
            </w:r>
            <w:r>
              <w:rPr>
                <w:noProof/>
                <w:webHidden/>
              </w:rPr>
              <w:instrText xml:space="preserve"> PAGEREF _Toc445811012 \h </w:instrText>
            </w:r>
            <w:r>
              <w:rPr>
                <w:noProof/>
                <w:webHidden/>
              </w:rPr>
            </w:r>
            <w:r>
              <w:rPr>
                <w:noProof/>
                <w:webHidden/>
              </w:rPr>
              <w:fldChar w:fldCharType="separate"/>
            </w:r>
            <w:r>
              <w:rPr>
                <w:noProof/>
                <w:webHidden/>
              </w:rPr>
              <w:t>9</w:t>
            </w:r>
            <w:r>
              <w:rPr>
                <w:noProof/>
                <w:webHidden/>
              </w:rPr>
              <w:fldChar w:fldCharType="end"/>
            </w:r>
          </w:hyperlink>
        </w:p>
        <w:p w14:paraId="0678221D" w14:textId="77777777" w:rsidR="0073040E" w:rsidRDefault="0073040E">
          <w:pPr>
            <w:pStyle w:val="TM2"/>
            <w:tabs>
              <w:tab w:val="left" w:pos="880"/>
              <w:tab w:val="right" w:leader="dot" w:pos="9062"/>
            </w:tabs>
            <w:rPr>
              <w:rFonts w:eastAsiaTheme="minorEastAsia"/>
              <w:noProof/>
              <w:lang w:eastAsia="fr-FR"/>
            </w:rPr>
          </w:pPr>
          <w:hyperlink w:anchor="_Toc445811014" w:history="1">
            <w:r w:rsidRPr="00BC47AC">
              <w:rPr>
                <w:rStyle w:val="Lienhypertexte"/>
                <w:noProof/>
              </w:rPr>
              <w:t>3.2</w:t>
            </w:r>
            <w:r>
              <w:rPr>
                <w:rFonts w:eastAsiaTheme="minorEastAsia"/>
                <w:noProof/>
                <w:lang w:eastAsia="fr-FR"/>
              </w:rPr>
              <w:tab/>
            </w:r>
            <w:r w:rsidRPr="00BC47AC">
              <w:rPr>
                <w:rStyle w:val="Lienhypertexte"/>
                <w:noProof/>
              </w:rPr>
              <w:t>Environnementales</w:t>
            </w:r>
            <w:r>
              <w:rPr>
                <w:noProof/>
                <w:webHidden/>
              </w:rPr>
              <w:tab/>
            </w:r>
            <w:r>
              <w:rPr>
                <w:noProof/>
                <w:webHidden/>
              </w:rPr>
              <w:fldChar w:fldCharType="begin"/>
            </w:r>
            <w:r>
              <w:rPr>
                <w:noProof/>
                <w:webHidden/>
              </w:rPr>
              <w:instrText xml:space="preserve"> PAGEREF _Toc445811014 \h </w:instrText>
            </w:r>
            <w:r>
              <w:rPr>
                <w:noProof/>
                <w:webHidden/>
              </w:rPr>
            </w:r>
            <w:r>
              <w:rPr>
                <w:noProof/>
                <w:webHidden/>
              </w:rPr>
              <w:fldChar w:fldCharType="separate"/>
            </w:r>
            <w:r>
              <w:rPr>
                <w:noProof/>
                <w:webHidden/>
              </w:rPr>
              <w:t>9</w:t>
            </w:r>
            <w:r>
              <w:rPr>
                <w:noProof/>
                <w:webHidden/>
              </w:rPr>
              <w:fldChar w:fldCharType="end"/>
            </w:r>
          </w:hyperlink>
        </w:p>
        <w:p w14:paraId="49C15CF2" w14:textId="77777777" w:rsidR="0073040E" w:rsidRDefault="0073040E">
          <w:pPr>
            <w:pStyle w:val="TM2"/>
            <w:tabs>
              <w:tab w:val="left" w:pos="880"/>
              <w:tab w:val="right" w:leader="dot" w:pos="9062"/>
            </w:tabs>
            <w:rPr>
              <w:rFonts w:eastAsiaTheme="minorEastAsia"/>
              <w:noProof/>
              <w:lang w:eastAsia="fr-FR"/>
            </w:rPr>
          </w:pPr>
          <w:hyperlink w:anchor="_Toc445811015" w:history="1">
            <w:r w:rsidRPr="00BC47AC">
              <w:rPr>
                <w:rStyle w:val="Lienhypertexte"/>
                <w:noProof/>
              </w:rPr>
              <w:t>3.3</w:t>
            </w:r>
            <w:r>
              <w:rPr>
                <w:rFonts w:eastAsiaTheme="minorEastAsia"/>
                <w:noProof/>
                <w:lang w:eastAsia="fr-FR"/>
              </w:rPr>
              <w:tab/>
            </w:r>
            <w:r w:rsidRPr="00BC47AC">
              <w:rPr>
                <w:rStyle w:val="Lienhypertexte"/>
                <w:noProof/>
              </w:rPr>
              <w:t>Sécuritaires</w:t>
            </w:r>
            <w:r>
              <w:rPr>
                <w:noProof/>
                <w:webHidden/>
              </w:rPr>
              <w:tab/>
            </w:r>
            <w:r>
              <w:rPr>
                <w:noProof/>
                <w:webHidden/>
              </w:rPr>
              <w:fldChar w:fldCharType="begin"/>
            </w:r>
            <w:r>
              <w:rPr>
                <w:noProof/>
                <w:webHidden/>
              </w:rPr>
              <w:instrText xml:space="preserve"> PAGEREF _Toc445811015 \h </w:instrText>
            </w:r>
            <w:r>
              <w:rPr>
                <w:noProof/>
                <w:webHidden/>
              </w:rPr>
            </w:r>
            <w:r>
              <w:rPr>
                <w:noProof/>
                <w:webHidden/>
              </w:rPr>
              <w:fldChar w:fldCharType="separate"/>
            </w:r>
            <w:r>
              <w:rPr>
                <w:noProof/>
                <w:webHidden/>
              </w:rPr>
              <w:t>9</w:t>
            </w:r>
            <w:r>
              <w:rPr>
                <w:noProof/>
                <w:webHidden/>
              </w:rPr>
              <w:fldChar w:fldCharType="end"/>
            </w:r>
          </w:hyperlink>
        </w:p>
        <w:p w14:paraId="1A17826A" w14:textId="77777777" w:rsidR="0073040E" w:rsidRDefault="0073040E">
          <w:pPr>
            <w:pStyle w:val="TM2"/>
            <w:tabs>
              <w:tab w:val="left" w:pos="880"/>
              <w:tab w:val="right" w:leader="dot" w:pos="9062"/>
            </w:tabs>
            <w:rPr>
              <w:rFonts w:eastAsiaTheme="minorEastAsia"/>
              <w:noProof/>
              <w:lang w:eastAsia="fr-FR"/>
            </w:rPr>
          </w:pPr>
          <w:hyperlink w:anchor="_Toc445811016" w:history="1">
            <w:r w:rsidRPr="00BC47AC">
              <w:rPr>
                <w:rStyle w:val="Lienhypertexte"/>
                <w:noProof/>
              </w:rPr>
              <w:t>3.4</w:t>
            </w:r>
            <w:r>
              <w:rPr>
                <w:rFonts w:eastAsiaTheme="minorEastAsia"/>
                <w:noProof/>
                <w:lang w:eastAsia="fr-FR"/>
              </w:rPr>
              <w:tab/>
            </w:r>
            <w:r w:rsidRPr="00BC47AC">
              <w:rPr>
                <w:rStyle w:val="Lienhypertexte"/>
                <w:noProof/>
              </w:rPr>
              <w:t>Industrielles</w:t>
            </w:r>
            <w:r>
              <w:rPr>
                <w:noProof/>
                <w:webHidden/>
              </w:rPr>
              <w:tab/>
            </w:r>
            <w:r>
              <w:rPr>
                <w:noProof/>
                <w:webHidden/>
              </w:rPr>
              <w:fldChar w:fldCharType="begin"/>
            </w:r>
            <w:r>
              <w:rPr>
                <w:noProof/>
                <w:webHidden/>
              </w:rPr>
              <w:instrText xml:space="preserve"> PAGEREF _Toc445811016 \h </w:instrText>
            </w:r>
            <w:r>
              <w:rPr>
                <w:noProof/>
                <w:webHidden/>
              </w:rPr>
            </w:r>
            <w:r>
              <w:rPr>
                <w:noProof/>
                <w:webHidden/>
              </w:rPr>
              <w:fldChar w:fldCharType="separate"/>
            </w:r>
            <w:r>
              <w:rPr>
                <w:noProof/>
                <w:webHidden/>
              </w:rPr>
              <w:t>10</w:t>
            </w:r>
            <w:r>
              <w:rPr>
                <w:noProof/>
                <w:webHidden/>
              </w:rPr>
              <w:fldChar w:fldCharType="end"/>
            </w:r>
          </w:hyperlink>
        </w:p>
        <w:p w14:paraId="12F2CF76" w14:textId="77777777" w:rsidR="0073040E" w:rsidRDefault="0073040E">
          <w:pPr>
            <w:pStyle w:val="TM3"/>
            <w:tabs>
              <w:tab w:val="left" w:pos="1320"/>
              <w:tab w:val="right" w:leader="dot" w:pos="9062"/>
            </w:tabs>
            <w:rPr>
              <w:rFonts w:eastAsiaTheme="minorEastAsia"/>
              <w:noProof/>
              <w:lang w:eastAsia="fr-FR"/>
            </w:rPr>
          </w:pPr>
          <w:hyperlink w:anchor="_Toc445811017" w:history="1">
            <w:r w:rsidRPr="00BC47AC">
              <w:rPr>
                <w:rStyle w:val="Lienhypertexte"/>
                <w:noProof/>
              </w:rPr>
              <w:t>3.4.1</w:t>
            </w:r>
            <w:r>
              <w:rPr>
                <w:rFonts w:eastAsiaTheme="minorEastAsia"/>
                <w:noProof/>
                <w:lang w:eastAsia="fr-FR"/>
              </w:rPr>
              <w:tab/>
            </w:r>
            <w:r w:rsidRPr="00BC47AC">
              <w:rPr>
                <w:rStyle w:val="Lienhypertexte"/>
                <w:noProof/>
              </w:rPr>
              <w:t>Hébergement du site</w:t>
            </w:r>
            <w:r>
              <w:rPr>
                <w:noProof/>
                <w:webHidden/>
              </w:rPr>
              <w:tab/>
            </w:r>
            <w:r>
              <w:rPr>
                <w:noProof/>
                <w:webHidden/>
              </w:rPr>
              <w:fldChar w:fldCharType="begin"/>
            </w:r>
            <w:r>
              <w:rPr>
                <w:noProof/>
                <w:webHidden/>
              </w:rPr>
              <w:instrText xml:space="preserve"> PAGEREF _Toc445811017 \h </w:instrText>
            </w:r>
            <w:r>
              <w:rPr>
                <w:noProof/>
                <w:webHidden/>
              </w:rPr>
            </w:r>
            <w:r>
              <w:rPr>
                <w:noProof/>
                <w:webHidden/>
              </w:rPr>
              <w:fldChar w:fldCharType="separate"/>
            </w:r>
            <w:r>
              <w:rPr>
                <w:noProof/>
                <w:webHidden/>
              </w:rPr>
              <w:t>10</w:t>
            </w:r>
            <w:r>
              <w:rPr>
                <w:noProof/>
                <w:webHidden/>
              </w:rPr>
              <w:fldChar w:fldCharType="end"/>
            </w:r>
          </w:hyperlink>
        </w:p>
        <w:p w14:paraId="080DA921" w14:textId="77777777" w:rsidR="0073040E" w:rsidRDefault="0073040E">
          <w:pPr>
            <w:pStyle w:val="TM3"/>
            <w:tabs>
              <w:tab w:val="left" w:pos="1320"/>
              <w:tab w:val="right" w:leader="dot" w:pos="9062"/>
            </w:tabs>
            <w:rPr>
              <w:rFonts w:eastAsiaTheme="minorEastAsia"/>
              <w:noProof/>
              <w:lang w:eastAsia="fr-FR"/>
            </w:rPr>
          </w:pPr>
          <w:hyperlink w:anchor="_Toc445811018" w:history="1">
            <w:r w:rsidRPr="00BC47AC">
              <w:rPr>
                <w:rStyle w:val="Lienhypertexte"/>
                <w:noProof/>
              </w:rPr>
              <w:t>3.4.2</w:t>
            </w:r>
            <w:r>
              <w:rPr>
                <w:rFonts w:eastAsiaTheme="minorEastAsia"/>
                <w:noProof/>
                <w:lang w:eastAsia="fr-FR"/>
              </w:rPr>
              <w:tab/>
            </w:r>
            <w:r w:rsidRPr="00BC47AC">
              <w:rPr>
                <w:rStyle w:val="Lienhypertexte"/>
                <w:noProof/>
              </w:rPr>
              <w:t>Serveur</w:t>
            </w:r>
            <w:r>
              <w:rPr>
                <w:noProof/>
                <w:webHidden/>
              </w:rPr>
              <w:tab/>
            </w:r>
            <w:r>
              <w:rPr>
                <w:noProof/>
                <w:webHidden/>
              </w:rPr>
              <w:fldChar w:fldCharType="begin"/>
            </w:r>
            <w:r>
              <w:rPr>
                <w:noProof/>
                <w:webHidden/>
              </w:rPr>
              <w:instrText xml:space="preserve"> PAGEREF _Toc445811018 \h </w:instrText>
            </w:r>
            <w:r>
              <w:rPr>
                <w:noProof/>
                <w:webHidden/>
              </w:rPr>
            </w:r>
            <w:r>
              <w:rPr>
                <w:noProof/>
                <w:webHidden/>
              </w:rPr>
              <w:fldChar w:fldCharType="separate"/>
            </w:r>
            <w:r>
              <w:rPr>
                <w:noProof/>
                <w:webHidden/>
              </w:rPr>
              <w:t>10</w:t>
            </w:r>
            <w:r>
              <w:rPr>
                <w:noProof/>
                <w:webHidden/>
              </w:rPr>
              <w:fldChar w:fldCharType="end"/>
            </w:r>
          </w:hyperlink>
        </w:p>
        <w:p w14:paraId="0F1E0080" w14:textId="77777777" w:rsidR="0073040E" w:rsidRDefault="0073040E">
          <w:pPr>
            <w:pStyle w:val="TM3"/>
            <w:tabs>
              <w:tab w:val="left" w:pos="1320"/>
              <w:tab w:val="right" w:leader="dot" w:pos="9062"/>
            </w:tabs>
            <w:rPr>
              <w:rFonts w:eastAsiaTheme="minorEastAsia"/>
              <w:noProof/>
              <w:lang w:eastAsia="fr-FR"/>
            </w:rPr>
          </w:pPr>
          <w:hyperlink w:anchor="_Toc445811019" w:history="1">
            <w:r w:rsidRPr="00BC47AC">
              <w:rPr>
                <w:rStyle w:val="Lienhypertexte"/>
                <w:noProof/>
              </w:rPr>
              <w:t>3.4.3</w:t>
            </w:r>
            <w:r>
              <w:rPr>
                <w:rFonts w:eastAsiaTheme="minorEastAsia"/>
                <w:noProof/>
                <w:lang w:eastAsia="fr-FR"/>
              </w:rPr>
              <w:tab/>
            </w:r>
            <w:r w:rsidRPr="00BC47AC">
              <w:rPr>
                <w:rStyle w:val="Lienhypertexte"/>
                <w:noProof/>
              </w:rPr>
              <w:t>Nom du domaine</w:t>
            </w:r>
            <w:r>
              <w:rPr>
                <w:noProof/>
                <w:webHidden/>
              </w:rPr>
              <w:tab/>
            </w:r>
            <w:r>
              <w:rPr>
                <w:noProof/>
                <w:webHidden/>
              </w:rPr>
              <w:fldChar w:fldCharType="begin"/>
            </w:r>
            <w:r>
              <w:rPr>
                <w:noProof/>
                <w:webHidden/>
              </w:rPr>
              <w:instrText xml:space="preserve"> PAGEREF _Toc445811019 \h </w:instrText>
            </w:r>
            <w:r>
              <w:rPr>
                <w:noProof/>
                <w:webHidden/>
              </w:rPr>
            </w:r>
            <w:r>
              <w:rPr>
                <w:noProof/>
                <w:webHidden/>
              </w:rPr>
              <w:fldChar w:fldCharType="separate"/>
            </w:r>
            <w:r>
              <w:rPr>
                <w:noProof/>
                <w:webHidden/>
              </w:rPr>
              <w:t>10</w:t>
            </w:r>
            <w:r>
              <w:rPr>
                <w:noProof/>
                <w:webHidden/>
              </w:rPr>
              <w:fldChar w:fldCharType="end"/>
            </w:r>
          </w:hyperlink>
        </w:p>
        <w:p w14:paraId="0D05FA1B" w14:textId="77777777" w:rsidR="0073040E" w:rsidRDefault="0073040E">
          <w:pPr>
            <w:pStyle w:val="TM2"/>
            <w:tabs>
              <w:tab w:val="left" w:pos="880"/>
              <w:tab w:val="right" w:leader="dot" w:pos="9062"/>
            </w:tabs>
            <w:rPr>
              <w:rFonts w:eastAsiaTheme="minorEastAsia"/>
              <w:noProof/>
              <w:lang w:eastAsia="fr-FR"/>
            </w:rPr>
          </w:pPr>
          <w:hyperlink w:anchor="_Toc445811020" w:history="1">
            <w:r w:rsidRPr="00BC47AC">
              <w:rPr>
                <w:rStyle w:val="Lienhypertexte"/>
                <w:noProof/>
              </w:rPr>
              <w:t>3.5</w:t>
            </w:r>
            <w:r>
              <w:rPr>
                <w:rFonts w:eastAsiaTheme="minorEastAsia"/>
                <w:noProof/>
                <w:lang w:eastAsia="fr-FR"/>
              </w:rPr>
              <w:tab/>
            </w:r>
            <w:r w:rsidRPr="00BC47AC">
              <w:rPr>
                <w:rStyle w:val="Lienhypertexte"/>
                <w:noProof/>
              </w:rPr>
              <w:t>Matérielles</w:t>
            </w:r>
            <w:r>
              <w:rPr>
                <w:noProof/>
                <w:webHidden/>
              </w:rPr>
              <w:tab/>
            </w:r>
            <w:r>
              <w:rPr>
                <w:noProof/>
                <w:webHidden/>
              </w:rPr>
              <w:fldChar w:fldCharType="begin"/>
            </w:r>
            <w:r>
              <w:rPr>
                <w:noProof/>
                <w:webHidden/>
              </w:rPr>
              <w:instrText xml:space="preserve"> PAGEREF _Toc445811020 \h </w:instrText>
            </w:r>
            <w:r>
              <w:rPr>
                <w:noProof/>
                <w:webHidden/>
              </w:rPr>
            </w:r>
            <w:r>
              <w:rPr>
                <w:noProof/>
                <w:webHidden/>
              </w:rPr>
              <w:fldChar w:fldCharType="separate"/>
            </w:r>
            <w:r>
              <w:rPr>
                <w:noProof/>
                <w:webHidden/>
              </w:rPr>
              <w:t>11</w:t>
            </w:r>
            <w:r>
              <w:rPr>
                <w:noProof/>
                <w:webHidden/>
              </w:rPr>
              <w:fldChar w:fldCharType="end"/>
            </w:r>
          </w:hyperlink>
        </w:p>
        <w:p w14:paraId="39589BDA" w14:textId="77777777" w:rsidR="0073040E" w:rsidRDefault="0073040E">
          <w:pPr>
            <w:pStyle w:val="TM3"/>
            <w:tabs>
              <w:tab w:val="left" w:pos="1320"/>
              <w:tab w:val="right" w:leader="dot" w:pos="9062"/>
            </w:tabs>
            <w:rPr>
              <w:rFonts w:eastAsiaTheme="minorEastAsia"/>
              <w:noProof/>
              <w:lang w:eastAsia="fr-FR"/>
            </w:rPr>
          </w:pPr>
          <w:hyperlink w:anchor="_Toc445811021" w:history="1">
            <w:r w:rsidRPr="00BC47AC">
              <w:rPr>
                <w:rStyle w:val="Lienhypertexte"/>
                <w:noProof/>
              </w:rPr>
              <w:t>3.5.1</w:t>
            </w:r>
            <w:r>
              <w:rPr>
                <w:rFonts w:eastAsiaTheme="minorEastAsia"/>
                <w:noProof/>
                <w:lang w:eastAsia="fr-FR"/>
              </w:rPr>
              <w:tab/>
            </w:r>
            <w:r w:rsidRPr="00BC47AC">
              <w:rPr>
                <w:rStyle w:val="Lienhypertexte"/>
                <w:noProof/>
              </w:rPr>
              <w:t>Ergonomie</w:t>
            </w:r>
            <w:r>
              <w:rPr>
                <w:noProof/>
                <w:webHidden/>
              </w:rPr>
              <w:tab/>
            </w:r>
            <w:r>
              <w:rPr>
                <w:noProof/>
                <w:webHidden/>
              </w:rPr>
              <w:fldChar w:fldCharType="begin"/>
            </w:r>
            <w:r>
              <w:rPr>
                <w:noProof/>
                <w:webHidden/>
              </w:rPr>
              <w:instrText xml:space="preserve"> PAGEREF _Toc445811021 \h </w:instrText>
            </w:r>
            <w:r>
              <w:rPr>
                <w:noProof/>
                <w:webHidden/>
              </w:rPr>
            </w:r>
            <w:r>
              <w:rPr>
                <w:noProof/>
                <w:webHidden/>
              </w:rPr>
              <w:fldChar w:fldCharType="separate"/>
            </w:r>
            <w:r>
              <w:rPr>
                <w:noProof/>
                <w:webHidden/>
              </w:rPr>
              <w:t>11</w:t>
            </w:r>
            <w:r>
              <w:rPr>
                <w:noProof/>
                <w:webHidden/>
              </w:rPr>
              <w:fldChar w:fldCharType="end"/>
            </w:r>
          </w:hyperlink>
        </w:p>
        <w:p w14:paraId="175FBCF6" w14:textId="77777777" w:rsidR="0073040E" w:rsidRDefault="0073040E">
          <w:pPr>
            <w:pStyle w:val="TM3"/>
            <w:tabs>
              <w:tab w:val="left" w:pos="1320"/>
              <w:tab w:val="right" w:leader="dot" w:pos="9062"/>
            </w:tabs>
            <w:rPr>
              <w:rFonts w:eastAsiaTheme="minorEastAsia"/>
              <w:noProof/>
              <w:lang w:eastAsia="fr-FR"/>
            </w:rPr>
          </w:pPr>
          <w:hyperlink w:anchor="_Toc445811022" w:history="1">
            <w:r w:rsidRPr="00BC47AC">
              <w:rPr>
                <w:rStyle w:val="Lienhypertexte"/>
                <w:noProof/>
              </w:rPr>
              <w:t>3.5.2</w:t>
            </w:r>
            <w:r>
              <w:rPr>
                <w:rFonts w:eastAsiaTheme="minorEastAsia"/>
                <w:noProof/>
                <w:lang w:eastAsia="fr-FR"/>
              </w:rPr>
              <w:tab/>
            </w:r>
            <w:r w:rsidRPr="00BC47AC">
              <w:rPr>
                <w:rStyle w:val="Lienhypertexte"/>
                <w:noProof/>
              </w:rPr>
              <w:t>Module de communication</w:t>
            </w:r>
            <w:r>
              <w:rPr>
                <w:noProof/>
                <w:webHidden/>
              </w:rPr>
              <w:tab/>
            </w:r>
            <w:r>
              <w:rPr>
                <w:noProof/>
                <w:webHidden/>
              </w:rPr>
              <w:fldChar w:fldCharType="begin"/>
            </w:r>
            <w:r>
              <w:rPr>
                <w:noProof/>
                <w:webHidden/>
              </w:rPr>
              <w:instrText xml:space="preserve"> PAGEREF _Toc445811022 \h </w:instrText>
            </w:r>
            <w:r>
              <w:rPr>
                <w:noProof/>
                <w:webHidden/>
              </w:rPr>
            </w:r>
            <w:r>
              <w:rPr>
                <w:noProof/>
                <w:webHidden/>
              </w:rPr>
              <w:fldChar w:fldCharType="separate"/>
            </w:r>
            <w:r>
              <w:rPr>
                <w:noProof/>
                <w:webHidden/>
              </w:rPr>
              <w:t>11</w:t>
            </w:r>
            <w:r>
              <w:rPr>
                <w:noProof/>
                <w:webHidden/>
              </w:rPr>
              <w:fldChar w:fldCharType="end"/>
            </w:r>
          </w:hyperlink>
        </w:p>
        <w:p w14:paraId="4EE0D6C6" w14:textId="77777777" w:rsidR="0073040E" w:rsidRDefault="0073040E">
          <w:pPr>
            <w:pStyle w:val="TM3"/>
            <w:tabs>
              <w:tab w:val="left" w:pos="1320"/>
              <w:tab w:val="right" w:leader="dot" w:pos="9062"/>
            </w:tabs>
            <w:rPr>
              <w:rFonts w:eastAsiaTheme="minorEastAsia"/>
              <w:noProof/>
              <w:lang w:eastAsia="fr-FR"/>
            </w:rPr>
          </w:pPr>
          <w:hyperlink w:anchor="_Toc445811023" w:history="1">
            <w:r w:rsidRPr="00BC47AC">
              <w:rPr>
                <w:rStyle w:val="Lienhypertexte"/>
                <w:noProof/>
              </w:rPr>
              <w:t>3.5.3</w:t>
            </w:r>
            <w:r>
              <w:rPr>
                <w:rFonts w:eastAsiaTheme="minorEastAsia"/>
                <w:noProof/>
                <w:lang w:eastAsia="fr-FR"/>
              </w:rPr>
              <w:tab/>
            </w:r>
            <w:r w:rsidRPr="00BC47AC">
              <w:rPr>
                <w:rStyle w:val="Lienhypertexte"/>
                <w:noProof/>
              </w:rPr>
              <w:t>Types de données</w:t>
            </w:r>
            <w:r>
              <w:rPr>
                <w:noProof/>
                <w:webHidden/>
              </w:rPr>
              <w:tab/>
            </w:r>
            <w:r>
              <w:rPr>
                <w:noProof/>
                <w:webHidden/>
              </w:rPr>
              <w:fldChar w:fldCharType="begin"/>
            </w:r>
            <w:r>
              <w:rPr>
                <w:noProof/>
                <w:webHidden/>
              </w:rPr>
              <w:instrText xml:space="preserve"> PAGEREF _Toc445811023 \h </w:instrText>
            </w:r>
            <w:r>
              <w:rPr>
                <w:noProof/>
                <w:webHidden/>
              </w:rPr>
            </w:r>
            <w:r>
              <w:rPr>
                <w:noProof/>
                <w:webHidden/>
              </w:rPr>
              <w:fldChar w:fldCharType="separate"/>
            </w:r>
            <w:r>
              <w:rPr>
                <w:noProof/>
                <w:webHidden/>
              </w:rPr>
              <w:t>11</w:t>
            </w:r>
            <w:r>
              <w:rPr>
                <w:noProof/>
                <w:webHidden/>
              </w:rPr>
              <w:fldChar w:fldCharType="end"/>
            </w:r>
          </w:hyperlink>
        </w:p>
        <w:p w14:paraId="229C469E" w14:textId="77777777" w:rsidR="0073040E" w:rsidRDefault="0073040E">
          <w:pPr>
            <w:pStyle w:val="TM3"/>
            <w:tabs>
              <w:tab w:val="left" w:pos="1320"/>
              <w:tab w:val="right" w:leader="dot" w:pos="9062"/>
            </w:tabs>
            <w:rPr>
              <w:rFonts w:eastAsiaTheme="minorEastAsia"/>
              <w:noProof/>
              <w:lang w:eastAsia="fr-FR"/>
            </w:rPr>
          </w:pPr>
          <w:hyperlink w:anchor="_Toc445811024" w:history="1">
            <w:r w:rsidRPr="00BC47AC">
              <w:rPr>
                <w:rStyle w:val="Lienhypertexte"/>
                <w:noProof/>
              </w:rPr>
              <w:t>3.5.4</w:t>
            </w:r>
            <w:r>
              <w:rPr>
                <w:rFonts w:eastAsiaTheme="minorEastAsia"/>
                <w:noProof/>
                <w:lang w:eastAsia="fr-FR"/>
              </w:rPr>
              <w:tab/>
            </w:r>
            <w:r w:rsidRPr="00BC47AC">
              <w:rPr>
                <w:rStyle w:val="Lienhypertexte"/>
                <w:noProof/>
              </w:rPr>
              <w:t>Base de données</w:t>
            </w:r>
            <w:r>
              <w:rPr>
                <w:noProof/>
                <w:webHidden/>
              </w:rPr>
              <w:tab/>
            </w:r>
            <w:r>
              <w:rPr>
                <w:noProof/>
                <w:webHidden/>
              </w:rPr>
              <w:fldChar w:fldCharType="begin"/>
            </w:r>
            <w:r>
              <w:rPr>
                <w:noProof/>
                <w:webHidden/>
              </w:rPr>
              <w:instrText xml:space="preserve"> PAGEREF _Toc445811024 \h </w:instrText>
            </w:r>
            <w:r>
              <w:rPr>
                <w:noProof/>
                <w:webHidden/>
              </w:rPr>
            </w:r>
            <w:r>
              <w:rPr>
                <w:noProof/>
                <w:webHidden/>
              </w:rPr>
              <w:fldChar w:fldCharType="separate"/>
            </w:r>
            <w:r>
              <w:rPr>
                <w:noProof/>
                <w:webHidden/>
              </w:rPr>
              <w:t>11</w:t>
            </w:r>
            <w:r>
              <w:rPr>
                <w:noProof/>
                <w:webHidden/>
              </w:rPr>
              <w:fldChar w:fldCharType="end"/>
            </w:r>
          </w:hyperlink>
        </w:p>
        <w:p w14:paraId="604DE952" w14:textId="77777777" w:rsidR="0073040E" w:rsidRDefault="0073040E">
          <w:pPr>
            <w:pStyle w:val="TM3"/>
            <w:tabs>
              <w:tab w:val="left" w:pos="1320"/>
              <w:tab w:val="right" w:leader="dot" w:pos="9062"/>
            </w:tabs>
            <w:rPr>
              <w:rFonts w:eastAsiaTheme="minorEastAsia"/>
              <w:noProof/>
              <w:lang w:eastAsia="fr-FR"/>
            </w:rPr>
          </w:pPr>
          <w:hyperlink w:anchor="_Toc445811025" w:history="1">
            <w:r w:rsidRPr="00BC47AC">
              <w:rPr>
                <w:rStyle w:val="Lienhypertexte"/>
                <w:noProof/>
              </w:rPr>
              <w:t>3.5.5</w:t>
            </w:r>
            <w:r>
              <w:rPr>
                <w:rFonts w:eastAsiaTheme="minorEastAsia"/>
                <w:noProof/>
                <w:lang w:eastAsia="fr-FR"/>
              </w:rPr>
              <w:tab/>
            </w:r>
            <w:r w:rsidRPr="00BC47AC">
              <w:rPr>
                <w:rStyle w:val="Lienhypertexte"/>
                <w:noProof/>
              </w:rPr>
              <w:t>Charte graphique</w:t>
            </w:r>
            <w:r>
              <w:rPr>
                <w:noProof/>
                <w:webHidden/>
              </w:rPr>
              <w:tab/>
            </w:r>
            <w:r>
              <w:rPr>
                <w:noProof/>
                <w:webHidden/>
              </w:rPr>
              <w:fldChar w:fldCharType="begin"/>
            </w:r>
            <w:r>
              <w:rPr>
                <w:noProof/>
                <w:webHidden/>
              </w:rPr>
              <w:instrText xml:space="preserve"> PAGEREF _Toc445811025 \h </w:instrText>
            </w:r>
            <w:r>
              <w:rPr>
                <w:noProof/>
                <w:webHidden/>
              </w:rPr>
            </w:r>
            <w:r>
              <w:rPr>
                <w:noProof/>
                <w:webHidden/>
              </w:rPr>
              <w:fldChar w:fldCharType="separate"/>
            </w:r>
            <w:r>
              <w:rPr>
                <w:noProof/>
                <w:webHidden/>
              </w:rPr>
              <w:t>11</w:t>
            </w:r>
            <w:r>
              <w:rPr>
                <w:noProof/>
                <w:webHidden/>
              </w:rPr>
              <w:fldChar w:fldCharType="end"/>
            </w:r>
          </w:hyperlink>
        </w:p>
        <w:p w14:paraId="27FCEB66" w14:textId="77777777" w:rsidR="0073040E" w:rsidRDefault="0073040E">
          <w:pPr>
            <w:pStyle w:val="TM3"/>
            <w:tabs>
              <w:tab w:val="left" w:pos="1320"/>
              <w:tab w:val="right" w:leader="dot" w:pos="9062"/>
            </w:tabs>
            <w:rPr>
              <w:rFonts w:eastAsiaTheme="minorEastAsia"/>
              <w:noProof/>
              <w:lang w:eastAsia="fr-FR"/>
            </w:rPr>
          </w:pPr>
          <w:hyperlink w:anchor="_Toc445811026" w:history="1">
            <w:r w:rsidRPr="00BC47AC">
              <w:rPr>
                <w:rStyle w:val="Lienhypertexte"/>
                <w:rFonts w:ascii="Times New Roman" w:hAnsi="Times New Roman" w:cs="Times New Roman"/>
                <w:noProof/>
              </w:rPr>
              <w:t>3.5.6</w:t>
            </w:r>
            <w:r>
              <w:rPr>
                <w:rFonts w:eastAsiaTheme="minorEastAsia"/>
                <w:noProof/>
                <w:lang w:eastAsia="fr-FR"/>
              </w:rPr>
              <w:tab/>
            </w:r>
            <w:r w:rsidRPr="00BC47AC">
              <w:rPr>
                <w:rStyle w:val="Lienhypertexte"/>
                <w:noProof/>
              </w:rPr>
              <w:t>Déclinaison thématique</w:t>
            </w:r>
            <w:r>
              <w:rPr>
                <w:noProof/>
                <w:webHidden/>
              </w:rPr>
              <w:tab/>
            </w:r>
            <w:r>
              <w:rPr>
                <w:noProof/>
                <w:webHidden/>
              </w:rPr>
              <w:fldChar w:fldCharType="begin"/>
            </w:r>
            <w:r>
              <w:rPr>
                <w:noProof/>
                <w:webHidden/>
              </w:rPr>
              <w:instrText xml:space="preserve"> PAGEREF _Toc445811026 \h </w:instrText>
            </w:r>
            <w:r>
              <w:rPr>
                <w:noProof/>
                <w:webHidden/>
              </w:rPr>
            </w:r>
            <w:r>
              <w:rPr>
                <w:noProof/>
                <w:webHidden/>
              </w:rPr>
              <w:fldChar w:fldCharType="separate"/>
            </w:r>
            <w:r>
              <w:rPr>
                <w:noProof/>
                <w:webHidden/>
              </w:rPr>
              <w:t>11</w:t>
            </w:r>
            <w:r>
              <w:rPr>
                <w:noProof/>
                <w:webHidden/>
              </w:rPr>
              <w:fldChar w:fldCharType="end"/>
            </w:r>
          </w:hyperlink>
        </w:p>
        <w:p w14:paraId="2CDF5E28" w14:textId="77777777" w:rsidR="0073040E" w:rsidRDefault="0073040E">
          <w:pPr>
            <w:pStyle w:val="TM3"/>
            <w:tabs>
              <w:tab w:val="left" w:pos="1320"/>
              <w:tab w:val="right" w:leader="dot" w:pos="9062"/>
            </w:tabs>
            <w:rPr>
              <w:rFonts w:eastAsiaTheme="minorEastAsia"/>
              <w:noProof/>
              <w:lang w:eastAsia="fr-FR"/>
            </w:rPr>
          </w:pPr>
          <w:hyperlink w:anchor="_Toc445811027" w:history="1">
            <w:r w:rsidRPr="00BC47AC">
              <w:rPr>
                <w:rStyle w:val="Lienhypertexte"/>
                <w:noProof/>
              </w:rPr>
              <w:t>3.5.7</w:t>
            </w:r>
            <w:r>
              <w:rPr>
                <w:rFonts w:eastAsiaTheme="minorEastAsia"/>
                <w:noProof/>
                <w:lang w:eastAsia="fr-FR"/>
              </w:rPr>
              <w:tab/>
            </w:r>
            <w:r w:rsidRPr="00BC47AC">
              <w:rPr>
                <w:rStyle w:val="Lienhypertexte"/>
                <w:noProof/>
              </w:rPr>
              <w:t>Site web adaptatif – site responsive</w:t>
            </w:r>
            <w:r>
              <w:rPr>
                <w:noProof/>
                <w:webHidden/>
              </w:rPr>
              <w:tab/>
            </w:r>
            <w:r>
              <w:rPr>
                <w:noProof/>
                <w:webHidden/>
              </w:rPr>
              <w:fldChar w:fldCharType="begin"/>
            </w:r>
            <w:r>
              <w:rPr>
                <w:noProof/>
                <w:webHidden/>
              </w:rPr>
              <w:instrText xml:space="preserve"> PAGEREF _Toc445811027 \h </w:instrText>
            </w:r>
            <w:r>
              <w:rPr>
                <w:noProof/>
                <w:webHidden/>
              </w:rPr>
            </w:r>
            <w:r>
              <w:rPr>
                <w:noProof/>
                <w:webHidden/>
              </w:rPr>
              <w:fldChar w:fldCharType="separate"/>
            </w:r>
            <w:r>
              <w:rPr>
                <w:noProof/>
                <w:webHidden/>
              </w:rPr>
              <w:t>11</w:t>
            </w:r>
            <w:r>
              <w:rPr>
                <w:noProof/>
                <w:webHidden/>
              </w:rPr>
              <w:fldChar w:fldCharType="end"/>
            </w:r>
          </w:hyperlink>
        </w:p>
        <w:p w14:paraId="102BDD8E" w14:textId="77777777" w:rsidR="0073040E" w:rsidRDefault="0073040E">
          <w:pPr>
            <w:pStyle w:val="TM3"/>
            <w:tabs>
              <w:tab w:val="left" w:pos="1320"/>
              <w:tab w:val="right" w:leader="dot" w:pos="9062"/>
            </w:tabs>
            <w:rPr>
              <w:rFonts w:eastAsiaTheme="minorEastAsia"/>
              <w:noProof/>
              <w:lang w:eastAsia="fr-FR"/>
            </w:rPr>
          </w:pPr>
          <w:hyperlink w:anchor="_Toc445811028" w:history="1">
            <w:r w:rsidRPr="00BC47AC">
              <w:rPr>
                <w:rStyle w:val="Lienhypertexte"/>
                <w:noProof/>
              </w:rPr>
              <w:t>3.5.8</w:t>
            </w:r>
            <w:r>
              <w:rPr>
                <w:rFonts w:eastAsiaTheme="minorEastAsia"/>
                <w:noProof/>
                <w:lang w:eastAsia="fr-FR"/>
              </w:rPr>
              <w:tab/>
            </w:r>
            <w:r w:rsidRPr="00BC47AC">
              <w:rPr>
                <w:rStyle w:val="Lienhypertexte"/>
                <w:noProof/>
              </w:rPr>
              <w:t>Le contenu</w:t>
            </w:r>
            <w:r>
              <w:rPr>
                <w:noProof/>
                <w:webHidden/>
              </w:rPr>
              <w:tab/>
            </w:r>
            <w:r>
              <w:rPr>
                <w:noProof/>
                <w:webHidden/>
              </w:rPr>
              <w:fldChar w:fldCharType="begin"/>
            </w:r>
            <w:r>
              <w:rPr>
                <w:noProof/>
                <w:webHidden/>
              </w:rPr>
              <w:instrText xml:space="preserve"> PAGEREF _Toc445811028 \h </w:instrText>
            </w:r>
            <w:r>
              <w:rPr>
                <w:noProof/>
                <w:webHidden/>
              </w:rPr>
            </w:r>
            <w:r>
              <w:rPr>
                <w:noProof/>
                <w:webHidden/>
              </w:rPr>
              <w:fldChar w:fldCharType="separate"/>
            </w:r>
            <w:r>
              <w:rPr>
                <w:noProof/>
                <w:webHidden/>
              </w:rPr>
              <w:t>12</w:t>
            </w:r>
            <w:r>
              <w:rPr>
                <w:noProof/>
                <w:webHidden/>
              </w:rPr>
              <w:fldChar w:fldCharType="end"/>
            </w:r>
          </w:hyperlink>
        </w:p>
        <w:p w14:paraId="7DDF4CD3" w14:textId="77777777" w:rsidR="0073040E" w:rsidRDefault="0073040E">
          <w:pPr>
            <w:pStyle w:val="TM3"/>
            <w:tabs>
              <w:tab w:val="left" w:pos="1320"/>
              <w:tab w:val="right" w:leader="dot" w:pos="9062"/>
            </w:tabs>
            <w:rPr>
              <w:rFonts w:eastAsiaTheme="minorEastAsia"/>
              <w:noProof/>
              <w:lang w:eastAsia="fr-FR"/>
            </w:rPr>
          </w:pPr>
          <w:hyperlink w:anchor="_Toc445811029" w:history="1">
            <w:r w:rsidRPr="00BC47AC">
              <w:rPr>
                <w:rStyle w:val="Lienhypertexte"/>
                <w:noProof/>
              </w:rPr>
              <w:t>3.5.9</w:t>
            </w:r>
            <w:r>
              <w:rPr>
                <w:rFonts w:eastAsiaTheme="minorEastAsia"/>
                <w:noProof/>
                <w:lang w:eastAsia="fr-FR"/>
              </w:rPr>
              <w:tab/>
            </w:r>
            <w:r w:rsidRPr="00BC47AC">
              <w:rPr>
                <w:rStyle w:val="Lienhypertexte"/>
                <w:noProof/>
              </w:rPr>
              <w:t>Profils d’accès</w:t>
            </w:r>
            <w:r>
              <w:rPr>
                <w:noProof/>
                <w:webHidden/>
              </w:rPr>
              <w:tab/>
            </w:r>
            <w:r>
              <w:rPr>
                <w:noProof/>
                <w:webHidden/>
              </w:rPr>
              <w:fldChar w:fldCharType="begin"/>
            </w:r>
            <w:r>
              <w:rPr>
                <w:noProof/>
                <w:webHidden/>
              </w:rPr>
              <w:instrText xml:space="preserve"> PAGEREF _Toc445811029 \h </w:instrText>
            </w:r>
            <w:r>
              <w:rPr>
                <w:noProof/>
                <w:webHidden/>
              </w:rPr>
            </w:r>
            <w:r>
              <w:rPr>
                <w:noProof/>
                <w:webHidden/>
              </w:rPr>
              <w:fldChar w:fldCharType="separate"/>
            </w:r>
            <w:r>
              <w:rPr>
                <w:noProof/>
                <w:webHidden/>
              </w:rPr>
              <w:t>12</w:t>
            </w:r>
            <w:r>
              <w:rPr>
                <w:noProof/>
                <w:webHidden/>
              </w:rPr>
              <w:fldChar w:fldCharType="end"/>
            </w:r>
          </w:hyperlink>
        </w:p>
        <w:p w14:paraId="7A933C5A" w14:textId="77777777" w:rsidR="0073040E" w:rsidRDefault="0073040E">
          <w:pPr>
            <w:pStyle w:val="TM3"/>
            <w:tabs>
              <w:tab w:val="left" w:pos="1320"/>
              <w:tab w:val="right" w:leader="dot" w:pos="9062"/>
            </w:tabs>
            <w:rPr>
              <w:rFonts w:eastAsiaTheme="minorEastAsia"/>
              <w:noProof/>
              <w:lang w:eastAsia="fr-FR"/>
            </w:rPr>
          </w:pPr>
          <w:hyperlink w:anchor="_Toc445811030" w:history="1">
            <w:r w:rsidRPr="00BC47AC">
              <w:rPr>
                <w:rStyle w:val="Lienhypertexte"/>
                <w:noProof/>
              </w:rPr>
              <w:t>3.5.10</w:t>
            </w:r>
            <w:r>
              <w:rPr>
                <w:rFonts w:eastAsiaTheme="minorEastAsia"/>
                <w:noProof/>
                <w:lang w:eastAsia="fr-FR"/>
              </w:rPr>
              <w:tab/>
            </w:r>
            <w:r w:rsidRPr="00BC47AC">
              <w:rPr>
                <w:rStyle w:val="Lienhypertexte"/>
                <w:noProof/>
              </w:rPr>
              <w:t>La gestion du contenu</w:t>
            </w:r>
            <w:r>
              <w:rPr>
                <w:noProof/>
                <w:webHidden/>
              </w:rPr>
              <w:tab/>
            </w:r>
            <w:r>
              <w:rPr>
                <w:noProof/>
                <w:webHidden/>
              </w:rPr>
              <w:fldChar w:fldCharType="begin"/>
            </w:r>
            <w:r>
              <w:rPr>
                <w:noProof/>
                <w:webHidden/>
              </w:rPr>
              <w:instrText xml:space="preserve"> PAGEREF _Toc445811030 \h </w:instrText>
            </w:r>
            <w:r>
              <w:rPr>
                <w:noProof/>
                <w:webHidden/>
              </w:rPr>
            </w:r>
            <w:r>
              <w:rPr>
                <w:noProof/>
                <w:webHidden/>
              </w:rPr>
              <w:fldChar w:fldCharType="separate"/>
            </w:r>
            <w:r>
              <w:rPr>
                <w:noProof/>
                <w:webHidden/>
              </w:rPr>
              <w:t>12</w:t>
            </w:r>
            <w:r>
              <w:rPr>
                <w:noProof/>
                <w:webHidden/>
              </w:rPr>
              <w:fldChar w:fldCharType="end"/>
            </w:r>
          </w:hyperlink>
        </w:p>
        <w:p w14:paraId="7D7F32B7" w14:textId="77777777" w:rsidR="0073040E" w:rsidRDefault="0073040E">
          <w:pPr>
            <w:pStyle w:val="TM3"/>
            <w:tabs>
              <w:tab w:val="left" w:pos="1320"/>
              <w:tab w:val="right" w:leader="dot" w:pos="9062"/>
            </w:tabs>
            <w:rPr>
              <w:rFonts w:eastAsiaTheme="minorEastAsia"/>
              <w:noProof/>
              <w:lang w:eastAsia="fr-FR"/>
            </w:rPr>
          </w:pPr>
          <w:hyperlink w:anchor="_Toc445811031" w:history="1">
            <w:r w:rsidRPr="00BC47AC">
              <w:rPr>
                <w:rStyle w:val="Lienhypertexte"/>
                <w:noProof/>
              </w:rPr>
              <w:t>3.5.11</w:t>
            </w:r>
            <w:r>
              <w:rPr>
                <w:rFonts w:eastAsiaTheme="minorEastAsia"/>
                <w:noProof/>
                <w:lang w:eastAsia="fr-FR"/>
              </w:rPr>
              <w:tab/>
            </w:r>
            <w:r w:rsidRPr="00BC47AC">
              <w:rPr>
                <w:rStyle w:val="Lienhypertexte"/>
                <w:noProof/>
              </w:rPr>
              <w:t>Arborescence du site</w:t>
            </w:r>
            <w:r>
              <w:rPr>
                <w:noProof/>
                <w:webHidden/>
              </w:rPr>
              <w:tab/>
            </w:r>
            <w:r>
              <w:rPr>
                <w:noProof/>
                <w:webHidden/>
              </w:rPr>
              <w:fldChar w:fldCharType="begin"/>
            </w:r>
            <w:r>
              <w:rPr>
                <w:noProof/>
                <w:webHidden/>
              </w:rPr>
              <w:instrText xml:space="preserve"> PAGEREF _Toc445811031 \h </w:instrText>
            </w:r>
            <w:r>
              <w:rPr>
                <w:noProof/>
                <w:webHidden/>
              </w:rPr>
            </w:r>
            <w:r>
              <w:rPr>
                <w:noProof/>
                <w:webHidden/>
              </w:rPr>
              <w:fldChar w:fldCharType="separate"/>
            </w:r>
            <w:r>
              <w:rPr>
                <w:noProof/>
                <w:webHidden/>
              </w:rPr>
              <w:t>12</w:t>
            </w:r>
            <w:r>
              <w:rPr>
                <w:noProof/>
                <w:webHidden/>
              </w:rPr>
              <w:fldChar w:fldCharType="end"/>
            </w:r>
          </w:hyperlink>
        </w:p>
        <w:p w14:paraId="13C99796" w14:textId="77777777" w:rsidR="0073040E" w:rsidRDefault="0073040E">
          <w:pPr>
            <w:pStyle w:val="TM2"/>
            <w:tabs>
              <w:tab w:val="left" w:pos="880"/>
              <w:tab w:val="right" w:leader="dot" w:pos="9062"/>
            </w:tabs>
            <w:rPr>
              <w:rFonts w:eastAsiaTheme="minorEastAsia"/>
              <w:noProof/>
              <w:lang w:eastAsia="fr-FR"/>
            </w:rPr>
          </w:pPr>
          <w:hyperlink w:anchor="_Toc445811032" w:history="1">
            <w:r w:rsidRPr="00BC47AC">
              <w:rPr>
                <w:rStyle w:val="Lienhypertexte"/>
                <w:noProof/>
              </w:rPr>
              <w:t>3.6</w:t>
            </w:r>
            <w:r>
              <w:rPr>
                <w:rFonts w:eastAsiaTheme="minorEastAsia"/>
                <w:noProof/>
                <w:lang w:eastAsia="fr-FR"/>
              </w:rPr>
              <w:tab/>
            </w:r>
            <w:r w:rsidRPr="00BC47AC">
              <w:rPr>
                <w:rStyle w:val="Lienhypertexte"/>
                <w:noProof/>
              </w:rPr>
              <w:t>Maquette du site web</w:t>
            </w:r>
            <w:r>
              <w:rPr>
                <w:noProof/>
                <w:webHidden/>
              </w:rPr>
              <w:tab/>
            </w:r>
            <w:r>
              <w:rPr>
                <w:noProof/>
                <w:webHidden/>
              </w:rPr>
              <w:fldChar w:fldCharType="begin"/>
            </w:r>
            <w:r>
              <w:rPr>
                <w:noProof/>
                <w:webHidden/>
              </w:rPr>
              <w:instrText xml:space="preserve"> PAGEREF _Toc445811032 \h </w:instrText>
            </w:r>
            <w:r>
              <w:rPr>
                <w:noProof/>
                <w:webHidden/>
              </w:rPr>
            </w:r>
            <w:r>
              <w:rPr>
                <w:noProof/>
                <w:webHidden/>
              </w:rPr>
              <w:fldChar w:fldCharType="separate"/>
            </w:r>
            <w:r>
              <w:rPr>
                <w:noProof/>
                <w:webHidden/>
              </w:rPr>
              <w:t>14</w:t>
            </w:r>
            <w:r>
              <w:rPr>
                <w:noProof/>
                <w:webHidden/>
              </w:rPr>
              <w:fldChar w:fldCharType="end"/>
            </w:r>
          </w:hyperlink>
        </w:p>
        <w:p w14:paraId="37C907C5" w14:textId="77777777" w:rsidR="0073040E" w:rsidRDefault="0073040E">
          <w:pPr>
            <w:pStyle w:val="TM2"/>
            <w:tabs>
              <w:tab w:val="left" w:pos="880"/>
              <w:tab w:val="right" w:leader="dot" w:pos="9062"/>
            </w:tabs>
            <w:rPr>
              <w:rFonts w:eastAsiaTheme="minorEastAsia"/>
              <w:noProof/>
              <w:lang w:eastAsia="fr-FR"/>
            </w:rPr>
          </w:pPr>
          <w:hyperlink w:anchor="_Toc445811033" w:history="1">
            <w:r w:rsidRPr="00BC47AC">
              <w:rPr>
                <w:rStyle w:val="Lienhypertexte"/>
                <w:noProof/>
              </w:rPr>
              <w:t>3.7</w:t>
            </w:r>
            <w:r>
              <w:rPr>
                <w:rFonts w:eastAsiaTheme="minorEastAsia"/>
                <w:noProof/>
                <w:lang w:eastAsia="fr-FR"/>
              </w:rPr>
              <w:tab/>
            </w:r>
            <w:r w:rsidRPr="00BC47AC">
              <w:rPr>
                <w:rStyle w:val="Lienhypertexte"/>
                <w:noProof/>
              </w:rPr>
              <w:t>Design du site</w:t>
            </w:r>
            <w:r>
              <w:rPr>
                <w:noProof/>
                <w:webHidden/>
              </w:rPr>
              <w:tab/>
            </w:r>
            <w:r>
              <w:rPr>
                <w:noProof/>
                <w:webHidden/>
              </w:rPr>
              <w:fldChar w:fldCharType="begin"/>
            </w:r>
            <w:r>
              <w:rPr>
                <w:noProof/>
                <w:webHidden/>
              </w:rPr>
              <w:instrText xml:space="preserve"> PAGEREF _Toc445811033 \h </w:instrText>
            </w:r>
            <w:r>
              <w:rPr>
                <w:noProof/>
                <w:webHidden/>
              </w:rPr>
            </w:r>
            <w:r>
              <w:rPr>
                <w:noProof/>
                <w:webHidden/>
              </w:rPr>
              <w:fldChar w:fldCharType="separate"/>
            </w:r>
            <w:r>
              <w:rPr>
                <w:noProof/>
                <w:webHidden/>
              </w:rPr>
              <w:t>20</w:t>
            </w:r>
            <w:r>
              <w:rPr>
                <w:noProof/>
                <w:webHidden/>
              </w:rPr>
              <w:fldChar w:fldCharType="end"/>
            </w:r>
          </w:hyperlink>
        </w:p>
        <w:p w14:paraId="363BE5D6" w14:textId="77777777" w:rsidR="0073040E" w:rsidRDefault="0073040E">
          <w:pPr>
            <w:pStyle w:val="TM3"/>
            <w:tabs>
              <w:tab w:val="left" w:pos="1320"/>
              <w:tab w:val="right" w:leader="dot" w:pos="9062"/>
            </w:tabs>
            <w:rPr>
              <w:rFonts w:eastAsiaTheme="minorEastAsia"/>
              <w:noProof/>
              <w:lang w:eastAsia="fr-FR"/>
            </w:rPr>
          </w:pPr>
          <w:hyperlink w:anchor="_Toc445811034" w:history="1">
            <w:r w:rsidRPr="00BC47AC">
              <w:rPr>
                <w:rStyle w:val="Lienhypertexte"/>
                <w:noProof/>
              </w:rPr>
              <w:t>3.7.1</w:t>
            </w:r>
            <w:r>
              <w:rPr>
                <w:rFonts w:eastAsiaTheme="minorEastAsia"/>
                <w:noProof/>
                <w:lang w:eastAsia="fr-FR"/>
              </w:rPr>
              <w:tab/>
            </w:r>
            <w:r w:rsidRPr="00BC47AC">
              <w:rPr>
                <w:rStyle w:val="Lienhypertexte"/>
                <w:noProof/>
              </w:rPr>
              <w:t>Logo</w:t>
            </w:r>
            <w:r>
              <w:rPr>
                <w:noProof/>
                <w:webHidden/>
              </w:rPr>
              <w:tab/>
            </w:r>
            <w:r>
              <w:rPr>
                <w:noProof/>
                <w:webHidden/>
              </w:rPr>
              <w:fldChar w:fldCharType="begin"/>
            </w:r>
            <w:r>
              <w:rPr>
                <w:noProof/>
                <w:webHidden/>
              </w:rPr>
              <w:instrText xml:space="preserve"> PAGEREF _Toc445811034 \h </w:instrText>
            </w:r>
            <w:r>
              <w:rPr>
                <w:noProof/>
                <w:webHidden/>
              </w:rPr>
            </w:r>
            <w:r>
              <w:rPr>
                <w:noProof/>
                <w:webHidden/>
              </w:rPr>
              <w:fldChar w:fldCharType="separate"/>
            </w:r>
            <w:r>
              <w:rPr>
                <w:noProof/>
                <w:webHidden/>
              </w:rPr>
              <w:t>20</w:t>
            </w:r>
            <w:r>
              <w:rPr>
                <w:noProof/>
                <w:webHidden/>
              </w:rPr>
              <w:fldChar w:fldCharType="end"/>
            </w:r>
          </w:hyperlink>
        </w:p>
        <w:p w14:paraId="32ED1158" w14:textId="77777777" w:rsidR="0073040E" w:rsidRDefault="0073040E">
          <w:pPr>
            <w:pStyle w:val="TM3"/>
            <w:tabs>
              <w:tab w:val="left" w:pos="1320"/>
              <w:tab w:val="right" w:leader="dot" w:pos="9062"/>
            </w:tabs>
            <w:rPr>
              <w:rFonts w:eastAsiaTheme="minorEastAsia"/>
              <w:noProof/>
              <w:lang w:eastAsia="fr-FR"/>
            </w:rPr>
          </w:pPr>
          <w:hyperlink w:anchor="_Toc445811035" w:history="1">
            <w:r w:rsidRPr="00BC47AC">
              <w:rPr>
                <w:rStyle w:val="Lienhypertexte"/>
                <w:noProof/>
              </w:rPr>
              <w:t>3.7.2</w:t>
            </w:r>
            <w:r>
              <w:rPr>
                <w:rFonts w:eastAsiaTheme="minorEastAsia"/>
                <w:noProof/>
                <w:lang w:eastAsia="fr-FR"/>
              </w:rPr>
              <w:tab/>
            </w:r>
            <w:r w:rsidRPr="00BC47AC">
              <w:rPr>
                <w:rStyle w:val="Lienhypertexte"/>
                <w:noProof/>
              </w:rPr>
              <w:t>Couleurs et polices</w:t>
            </w:r>
            <w:r>
              <w:rPr>
                <w:noProof/>
                <w:webHidden/>
              </w:rPr>
              <w:tab/>
            </w:r>
            <w:r>
              <w:rPr>
                <w:noProof/>
                <w:webHidden/>
              </w:rPr>
              <w:fldChar w:fldCharType="begin"/>
            </w:r>
            <w:r>
              <w:rPr>
                <w:noProof/>
                <w:webHidden/>
              </w:rPr>
              <w:instrText xml:space="preserve"> PAGEREF _Toc445811035 \h </w:instrText>
            </w:r>
            <w:r>
              <w:rPr>
                <w:noProof/>
                <w:webHidden/>
              </w:rPr>
            </w:r>
            <w:r>
              <w:rPr>
                <w:noProof/>
                <w:webHidden/>
              </w:rPr>
              <w:fldChar w:fldCharType="separate"/>
            </w:r>
            <w:r>
              <w:rPr>
                <w:noProof/>
                <w:webHidden/>
              </w:rPr>
              <w:t>20</w:t>
            </w:r>
            <w:r>
              <w:rPr>
                <w:noProof/>
                <w:webHidden/>
              </w:rPr>
              <w:fldChar w:fldCharType="end"/>
            </w:r>
          </w:hyperlink>
        </w:p>
        <w:p w14:paraId="4BBF2533" w14:textId="77777777" w:rsidR="0073040E" w:rsidRDefault="0073040E">
          <w:pPr>
            <w:pStyle w:val="TM2"/>
            <w:tabs>
              <w:tab w:val="left" w:pos="880"/>
              <w:tab w:val="right" w:leader="dot" w:pos="9062"/>
            </w:tabs>
            <w:rPr>
              <w:rFonts w:eastAsiaTheme="minorEastAsia"/>
              <w:noProof/>
              <w:lang w:eastAsia="fr-FR"/>
            </w:rPr>
          </w:pPr>
          <w:hyperlink w:anchor="_Toc445811036" w:history="1">
            <w:r w:rsidRPr="00BC47AC">
              <w:rPr>
                <w:rStyle w:val="Lienhypertexte"/>
                <w:noProof/>
              </w:rPr>
              <w:t>3.8</w:t>
            </w:r>
            <w:r>
              <w:rPr>
                <w:rFonts w:eastAsiaTheme="minorEastAsia"/>
                <w:noProof/>
                <w:lang w:eastAsia="fr-FR"/>
              </w:rPr>
              <w:tab/>
            </w:r>
            <w:r w:rsidRPr="00BC47AC">
              <w:rPr>
                <w:rStyle w:val="Lienhypertexte"/>
                <w:noProof/>
              </w:rPr>
              <w:t>Plateforme de développement</w:t>
            </w:r>
            <w:r>
              <w:rPr>
                <w:noProof/>
                <w:webHidden/>
              </w:rPr>
              <w:tab/>
            </w:r>
            <w:r>
              <w:rPr>
                <w:noProof/>
                <w:webHidden/>
              </w:rPr>
              <w:fldChar w:fldCharType="begin"/>
            </w:r>
            <w:r>
              <w:rPr>
                <w:noProof/>
                <w:webHidden/>
              </w:rPr>
              <w:instrText xml:space="preserve"> PAGEREF _Toc445811036 \h </w:instrText>
            </w:r>
            <w:r>
              <w:rPr>
                <w:noProof/>
                <w:webHidden/>
              </w:rPr>
            </w:r>
            <w:r>
              <w:rPr>
                <w:noProof/>
                <w:webHidden/>
              </w:rPr>
              <w:fldChar w:fldCharType="separate"/>
            </w:r>
            <w:r>
              <w:rPr>
                <w:noProof/>
                <w:webHidden/>
              </w:rPr>
              <w:t>20</w:t>
            </w:r>
            <w:r>
              <w:rPr>
                <w:noProof/>
                <w:webHidden/>
              </w:rPr>
              <w:fldChar w:fldCharType="end"/>
            </w:r>
          </w:hyperlink>
        </w:p>
        <w:p w14:paraId="7F02F342" w14:textId="77777777" w:rsidR="0073040E" w:rsidRDefault="0073040E">
          <w:pPr>
            <w:pStyle w:val="TM1"/>
            <w:tabs>
              <w:tab w:val="right" w:leader="dot" w:pos="9062"/>
            </w:tabs>
            <w:rPr>
              <w:rFonts w:eastAsiaTheme="minorEastAsia"/>
              <w:noProof/>
              <w:lang w:eastAsia="fr-FR"/>
            </w:rPr>
          </w:pPr>
          <w:hyperlink w:anchor="_Toc445811037" w:history="1">
            <w:r w:rsidRPr="00BC47AC">
              <w:rPr>
                <w:rStyle w:val="Lienhypertexte"/>
                <w:rFonts w:eastAsia="Times New Roman"/>
                <w:noProof/>
                <w:lang w:eastAsia="fr-FR"/>
              </w:rPr>
              <w:t>Annexe1 : Diagramme de classes</w:t>
            </w:r>
            <w:r>
              <w:rPr>
                <w:noProof/>
                <w:webHidden/>
              </w:rPr>
              <w:tab/>
            </w:r>
            <w:r>
              <w:rPr>
                <w:noProof/>
                <w:webHidden/>
              </w:rPr>
              <w:fldChar w:fldCharType="begin"/>
            </w:r>
            <w:r>
              <w:rPr>
                <w:noProof/>
                <w:webHidden/>
              </w:rPr>
              <w:instrText xml:space="preserve"> PAGEREF _Toc445811037 \h </w:instrText>
            </w:r>
            <w:r>
              <w:rPr>
                <w:noProof/>
                <w:webHidden/>
              </w:rPr>
            </w:r>
            <w:r>
              <w:rPr>
                <w:noProof/>
                <w:webHidden/>
              </w:rPr>
              <w:fldChar w:fldCharType="separate"/>
            </w:r>
            <w:r>
              <w:rPr>
                <w:noProof/>
                <w:webHidden/>
              </w:rPr>
              <w:t>22</w:t>
            </w:r>
            <w:r>
              <w:rPr>
                <w:noProof/>
                <w:webHidden/>
              </w:rPr>
              <w:fldChar w:fldCharType="end"/>
            </w:r>
          </w:hyperlink>
        </w:p>
        <w:p w14:paraId="2F3B3419" w14:textId="77777777" w:rsidR="0073040E" w:rsidRDefault="0073040E">
          <w:pPr>
            <w:pStyle w:val="TM1"/>
            <w:tabs>
              <w:tab w:val="right" w:leader="dot" w:pos="9062"/>
            </w:tabs>
            <w:rPr>
              <w:rFonts w:eastAsiaTheme="minorEastAsia"/>
              <w:noProof/>
              <w:lang w:eastAsia="fr-FR"/>
            </w:rPr>
          </w:pPr>
          <w:hyperlink w:anchor="_Toc445811038" w:history="1">
            <w:r w:rsidRPr="00BC47AC">
              <w:rPr>
                <w:rStyle w:val="Lienhypertexte"/>
                <w:noProof/>
                <w:lang w:eastAsia="fr-FR"/>
              </w:rPr>
              <w:t>Annexe2 : Diagramme de cas d’utilisation</w:t>
            </w:r>
            <w:r>
              <w:rPr>
                <w:noProof/>
                <w:webHidden/>
              </w:rPr>
              <w:tab/>
            </w:r>
            <w:r>
              <w:rPr>
                <w:noProof/>
                <w:webHidden/>
              </w:rPr>
              <w:fldChar w:fldCharType="begin"/>
            </w:r>
            <w:r>
              <w:rPr>
                <w:noProof/>
                <w:webHidden/>
              </w:rPr>
              <w:instrText xml:space="preserve"> PAGEREF _Toc445811038 \h </w:instrText>
            </w:r>
            <w:r>
              <w:rPr>
                <w:noProof/>
                <w:webHidden/>
              </w:rPr>
            </w:r>
            <w:r>
              <w:rPr>
                <w:noProof/>
                <w:webHidden/>
              </w:rPr>
              <w:fldChar w:fldCharType="separate"/>
            </w:r>
            <w:r>
              <w:rPr>
                <w:noProof/>
                <w:webHidden/>
              </w:rPr>
              <w:t>23</w:t>
            </w:r>
            <w:r>
              <w:rPr>
                <w:noProof/>
                <w:webHidden/>
              </w:rPr>
              <w:fldChar w:fldCharType="end"/>
            </w:r>
          </w:hyperlink>
        </w:p>
        <w:p w14:paraId="0D4A6625" w14:textId="77777777" w:rsidR="0073040E" w:rsidRDefault="0073040E">
          <w:pPr>
            <w:pStyle w:val="TM1"/>
            <w:tabs>
              <w:tab w:val="right" w:leader="dot" w:pos="9062"/>
            </w:tabs>
            <w:rPr>
              <w:rFonts w:eastAsiaTheme="minorEastAsia"/>
              <w:noProof/>
              <w:lang w:eastAsia="fr-FR"/>
            </w:rPr>
          </w:pPr>
          <w:hyperlink w:anchor="_Toc445811039" w:history="1">
            <w:r w:rsidRPr="00BC47AC">
              <w:rPr>
                <w:rStyle w:val="Lienhypertexte"/>
                <w:noProof/>
                <w:lang w:eastAsia="fr-FR"/>
              </w:rPr>
              <w:t>Annexe 3 : Digrammes de séquence</w:t>
            </w:r>
            <w:r>
              <w:rPr>
                <w:noProof/>
                <w:webHidden/>
              </w:rPr>
              <w:tab/>
            </w:r>
            <w:r>
              <w:rPr>
                <w:noProof/>
                <w:webHidden/>
              </w:rPr>
              <w:fldChar w:fldCharType="begin"/>
            </w:r>
            <w:r>
              <w:rPr>
                <w:noProof/>
                <w:webHidden/>
              </w:rPr>
              <w:instrText xml:space="preserve"> PAGEREF _Toc445811039 \h </w:instrText>
            </w:r>
            <w:r>
              <w:rPr>
                <w:noProof/>
                <w:webHidden/>
              </w:rPr>
            </w:r>
            <w:r>
              <w:rPr>
                <w:noProof/>
                <w:webHidden/>
              </w:rPr>
              <w:fldChar w:fldCharType="separate"/>
            </w:r>
            <w:r>
              <w:rPr>
                <w:noProof/>
                <w:webHidden/>
              </w:rPr>
              <w:t>24</w:t>
            </w:r>
            <w:r>
              <w:rPr>
                <w:noProof/>
                <w:webHidden/>
              </w:rPr>
              <w:fldChar w:fldCharType="end"/>
            </w:r>
          </w:hyperlink>
        </w:p>
        <w:p w14:paraId="7A3D62B8" w14:textId="77777777" w:rsidR="0073040E" w:rsidRDefault="0073040E">
          <w:pPr>
            <w:pStyle w:val="TM2"/>
            <w:tabs>
              <w:tab w:val="right" w:leader="dot" w:pos="9062"/>
            </w:tabs>
            <w:rPr>
              <w:rFonts w:eastAsiaTheme="minorEastAsia"/>
              <w:noProof/>
              <w:lang w:eastAsia="fr-FR"/>
            </w:rPr>
          </w:pPr>
          <w:hyperlink w:anchor="_Toc445811040" w:history="1">
            <w:r w:rsidRPr="00BC47AC">
              <w:rPr>
                <w:rStyle w:val="Lienhypertexte"/>
                <w:noProof/>
                <w:lang w:eastAsia="fr-FR"/>
              </w:rPr>
              <w:t>Consultation des salles</w:t>
            </w:r>
            <w:r>
              <w:rPr>
                <w:noProof/>
                <w:webHidden/>
              </w:rPr>
              <w:tab/>
            </w:r>
            <w:r>
              <w:rPr>
                <w:noProof/>
                <w:webHidden/>
              </w:rPr>
              <w:fldChar w:fldCharType="begin"/>
            </w:r>
            <w:r>
              <w:rPr>
                <w:noProof/>
                <w:webHidden/>
              </w:rPr>
              <w:instrText xml:space="preserve"> PAGEREF _Toc445811040 \h </w:instrText>
            </w:r>
            <w:r>
              <w:rPr>
                <w:noProof/>
                <w:webHidden/>
              </w:rPr>
            </w:r>
            <w:r>
              <w:rPr>
                <w:noProof/>
                <w:webHidden/>
              </w:rPr>
              <w:fldChar w:fldCharType="separate"/>
            </w:r>
            <w:r>
              <w:rPr>
                <w:noProof/>
                <w:webHidden/>
              </w:rPr>
              <w:t>25</w:t>
            </w:r>
            <w:r>
              <w:rPr>
                <w:noProof/>
                <w:webHidden/>
              </w:rPr>
              <w:fldChar w:fldCharType="end"/>
            </w:r>
          </w:hyperlink>
        </w:p>
        <w:p w14:paraId="20011F69" w14:textId="77777777" w:rsidR="0073040E" w:rsidRDefault="0073040E">
          <w:pPr>
            <w:pStyle w:val="TM2"/>
            <w:tabs>
              <w:tab w:val="right" w:leader="dot" w:pos="9062"/>
            </w:tabs>
            <w:rPr>
              <w:rFonts w:eastAsiaTheme="minorEastAsia"/>
              <w:noProof/>
              <w:lang w:eastAsia="fr-FR"/>
            </w:rPr>
          </w:pPr>
          <w:hyperlink w:anchor="_Toc445811041" w:history="1">
            <w:r w:rsidRPr="00BC47AC">
              <w:rPr>
                <w:rStyle w:val="Lienhypertexte"/>
                <w:noProof/>
                <w:lang w:eastAsia="fr-FR"/>
              </w:rPr>
              <w:t>Création compte utilisateur</w:t>
            </w:r>
            <w:r>
              <w:rPr>
                <w:noProof/>
                <w:webHidden/>
              </w:rPr>
              <w:tab/>
            </w:r>
            <w:r>
              <w:rPr>
                <w:noProof/>
                <w:webHidden/>
              </w:rPr>
              <w:fldChar w:fldCharType="begin"/>
            </w:r>
            <w:r>
              <w:rPr>
                <w:noProof/>
                <w:webHidden/>
              </w:rPr>
              <w:instrText xml:space="preserve"> PAGEREF _Toc445811041 \h </w:instrText>
            </w:r>
            <w:r>
              <w:rPr>
                <w:noProof/>
                <w:webHidden/>
              </w:rPr>
            </w:r>
            <w:r>
              <w:rPr>
                <w:noProof/>
                <w:webHidden/>
              </w:rPr>
              <w:fldChar w:fldCharType="separate"/>
            </w:r>
            <w:r>
              <w:rPr>
                <w:noProof/>
                <w:webHidden/>
              </w:rPr>
              <w:t>26</w:t>
            </w:r>
            <w:r>
              <w:rPr>
                <w:noProof/>
                <w:webHidden/>
              </w:rPr>
              <w:fldChar w:fldCharType="end"/>
            </w:r>
          </w:hyperlink>
        </w:p>
        <w:p w14:paraId="661ECEA4" w14:textId="77777777" w:rsidR="0073040E" w:rsidRDefault="0073040E">
          <w:pPr>
            <w:pStyle w:val="TM2"/>
            <w:tabs>
              <w:tab w:val="right" w:leader="dot" w:pos="9062"/>
            </w:tabs>
            <w:rPr>
              <w:rFonts w:eastAsiaTheme="minorEastAsia"/>
              <w:noProof/>
              <w:lang w:eastAsia="fr-FR"/>
            </w:rPr>
          </w:pPr>
          <w:hyperlink w:anchor="_Toc445811042" w:history="1">
            <w:r w:rsidRPr="00BC47AC">
              <w:rPr>
                <w:rStyle w:val="Lienhypertexte"/>
                <w:noProof/>
                <w:lang w:eastAsia="fr-FR"/>
              </w:rPr>
              <w:t>Authentification</w:t>
            </w:r>
            <w:r>
              <w:rPr>
                <w:noProof/>
                <w:webHidden/>
              </w:rPr>
              <w:tab/>
            </w:r>
            <w:r>
              <w:rPr>
                <w:noProof/>
                <w:webHidden/>
              </w:rPr>
              <w:fldChar w:fldCharType="begin"/>
            </w:r>
            <w:r>
              <w:rPr>
                <w:noProof/>
                <w:webHidden/>
              </w:rPr>
              <w:instrText xml:space="preserve"> PAGEREF _Toc445811042 \h </w:instrText>
            </w:r>
            <w:r>
              <w:rPr>
                <w:noProof/>
                <w:webHidden/>
              </w:rPr>
            </w:r>
            <w:r>
              <w:rPr>
                <w:noProof/>
                <w:webHidden/>
              </w:rPr>
              <w:fldChar w:fldCharType="separate"/>
            </w:r>
            <w:r>
              <w:rPr>
                <w:noProof/>
                <w:webHidden/>
              </w:rPr>
              <w:t>27</w:t>
            </w:r>
            <w:r>
              <w:rPr>
                <w:noProof/>
                <w:webHidden/>
              </w:rPr>
              <w:fldChar w:fldCharType="end"/>
            </w:r>
          </w:hyperlink>
        </w:p>
        <w:p w14:paraId="46EA5F11" w14:textId="77777777" w:rsidR="0073040E" w:rsidRDefault="0073040E">
          <w:pPr>
            <w:pStyle w:val="TM2"/>
            <w:tabs>
              <w:tab w:val="right" w:leader="dot" w:pos="9062"/>
            </w:tabs>
            <w:rPr>
              <w:rFonts w:eastAsiaTheme="minorEastAsia"/>
              <w:noProof/>
              <w:lang w:eastAsia="fr-FR"/>
            </w:rPr>
          </w:pPr>
          <w:hyperlink w:anchor="_Toc445811043" w:history="1">
            <w:r w:rsidRPr="00BC47AC">
              <w:rPr>
                <w:rStyle w:val="Lienhypertexte"/>
                <w:noProof/>
                <w:lang w:eastAsia="fr-FR"/>
              </w:rPr>
              <w:t>Consultation emploi du temps – Profil « Agent municipal »</w:t>
            </w:r>
            <w:r>
              <w:rPr>
                <w:noProof/>
                <w:webHidden/>
              </w:rPr>
              <w:tab/>
            </w:r>
            <w:r>
              <w:rPr>
                <w:noProof/>
                <w:webHidden/>
              </w:rPr>
              <w:fldChar w:fldCharType="begin"/>
            </w:r>
            <w:r>
              <w:rPr>
                <w:noProof/>
                <w:webHidden/>
              </w:rPr>
              <w:instrText xml:space="preserve"> PAGEREF _Toc445811043 \h </w:instrText>
            </w:r>
            <w:r>
              <w:rPr>
                <w:noProof/>
                <w:webHidden/>
              </w:rPr>
            </w:r>
            <w:r>
              <w:rPr>
                <w:noProof/>
                <w:webHidden/>
              </w:rPr>
              <w:fldChar w:fldCharType="separate"/>
            </w:r>
            <w:r>
              <w:rPr>
                <w:noProof/>
                <w:webHidden/>
              </w:rPr>
              <w:t>30</w:t>
            </w:r>
            <w:r>
              <w:rPr>
                <w:noProof/>
                <w:webHidden/>
              </w:rPr>
              <w:fldChar w:fldCharType="end"/>
            </w:r>
          </w:hyperlink>
        </w:p>
        <w:p w14:paraId="284DE1D3" w14:textId="77777777" w:rsidR="0073040E" w:rsidRDefault="0073040E">
          <w:pPr>
            <w:pStyle w:val="TM1"/>
            <w:tabs>
              <w:tab w:val="right" w:leader="dot" w:pos="9062"/>
            </w:tabs>
            <w:rPr>
              <w:rFonts w:eastAsiaTheme="minorEastAsia"/>
              <w:noProof/>
              <w:lang w:eastAsia="fr-FR"/>
            </w:rPr>
          </w:pPr>
          <w:hyperlink w:anchor="_Toc445811044" w:history="1">
            <w:r w:rsidRPr="00BC47AC">
              <w:rPr>
                <w:rStyle w:val="Lienhypertexte"/>
                <w:noProof/>
                <w:lang w:eastAsia="fr-FR"/>
              </w:rPr>
              <w:t>Annexe 4 : Diagramme d’activité</w:t>
            </w:r>
            <w:r>
              <w:rPr>
                <w:noProof/>
                <w:webHidden/>
              </w:rPr>
              <w:tab/>
            </w:r>
            <w:r>
              <w:rPr>
                <w:noProof/>
                <w:webHidden/>
              </w:rPr>
              <w:fldChar w:fldCharType="begin"/>
            </w:r>
            <w:r>
              <w:rPr>
                <w:noProof/>
                <w:webHidden/>
              </w:rPr>
              <w:instrText xml:space="preserve"> PAGEREF _Toc445811044 \h </w:instrText>
            </w:r>
            <w:r>
              <w:rPr>
                <w:noProof/>
                <w:webHidden/>
              </w:rPr>
            </w:r>
            <w:r>
              <w:rPr>
                <w:noProof/>
                <w:webHidden/>
              </w:rPr>
              <w:fldChar w:fldCharType="separate"/>
            </w:r>
            <w:r>
              <w:rPr>
                <w:noProof/>
                <w:webHidden/>
              </w:rPr>
              <w:t>32</w:t>
            </w:r>
            <w:r>
              <w:rPr>
                <w:noProof/>
                <w:webHidden/>
              </w:rPr>
              <w:fldChar w:fldCharType="end"/>
            </w:r>
          </w:hyperlink>
        </w:p>
        <w:p w14:paraId="5ACA4329" w14:textId="77777777" w:rsidR="007E25FE" w:rsidRDefault="007E25FE">
          <w:r>
            <w:rPr>
              <w:b/>
              <w:bCs/>
            </w:rPr>
            <w:fldChar w:fldCharType="end"/>
          </w:r>
        </w:p>
      </w:sdtContent>
    </w:sdt>
    <w:p w14:paraId="1C7F6C11" w14:textId="77777777" w:rsidR="000D5087" w:rsidRPr="00CE4F69" w:rsidRDefault="00260892" w:rsidP="00CE4F69">
      <w:pPr>
        <w:jc w:val="cente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r w:rsidR="000D5087" w:rsidRPr="00FE66AA">
        <w:rPr>
          <w:b/>
          <w:color w:val="0070C0"/>
          <w:sz w:val="32"/>
          <w:szCs w:val="32"/>
        </w:rPr>
        <w:lastRenderedPageBreak/>
        <w:t>Cahier des charges</w:t>
      </w:r>
    </w:p>
    <w:p w14:paraId="5F61786E" w14:textId="77777777" w:rsidR="000D5087" w:rsidRPr="00FE66AA" w:rsidRDefault="000D5087" w:rsidP="00FE66AA">
      <w:pPr>
        <w:spacing w:after="0"/>
        <w:jc w:val="center"/>
        <w:rPr>
          <w:b/>
          <w:color w:val="0070C0"/>
          <w:sz w:val="32"/>
          <w:szCs w:val="32"/>
        </w:rPr>
      </w:pPr>
      <w:r w:rsidRPr="00FE66AA">
        <w:rPr>
          <w:b/>
          <w:color w:val="0070C0"/>
          <w:sz w:val="32"/>
          <w:szCs w:val="32"/>
        </w:rPr>
        <w:t>Informatisation du service de location de salles municipales</w:t>
      </w:r>
    </w:p>
    <w:p w14:paraId="3955ECE7" w14:textId="77777777" w:rsidR="00F832FF" w:rsidRPr="007D2E50" w:rsidRDefault="00FE66AA" w:rsidP="00ED1396">
      <w:pPr>
        <w:pStyle w:val="Titre1"/>
        <w:numPr>
          <w:ilvl w:val="0"/>
          <w:numId w:val="30"/>
        </w:numPr>
      </w:pPr>
      <w:bookmarkStart w:id="0" w:name="_Toc445810997"/>
      <w:r>
        <w:t>Description du projet</w:t>
      </w:r>
      <w:bookmarkEnd w:id="0"/>
    </w:p>
    <w:p w14:paraId="306E24B3"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Ce projet a pour but la réalisation d’un site WEB permettant la réservation et la gestion des locations des salles.</w:t>
      </w:r>
      <w:r w:rsidR="00F74843" w:rsidRPr="007D2E50">
        <w:rPr>
          <w:rFonts w:ascii="Times New Roman" w:eastAsia="Times New Roman" w:hAnsi="Times New Roman" w:cs="Times New Roman"/>
          <w:color w:val="000000"/>
          <w:lang w:eastAsia="fr-FR"/>
        </w:rPr>
        <w:t xml:space="preserve"> </w:t>
      </w:r>
      <w:r w:rsidR="00F74843" w:rsidRPr="00CF738C">
        <w:rPr>
          <w:rFonts w:ascii="Times New Roman" w:eastAsia="Times New Roman" w:hAnsi="Times New Roman" w:cs="Times New Roman"/>
          <w:color w:val="000000"/>
          <w:lang w:eastAsia="fr-FR"/>
        </w:rPr>
        <w:t>Un tarif sera mis à la disposition du client, mais la facturation</w:t>
      </w:r>
      <w:r w:rsidR="008E2009" w:rsidRPr="00CF738C">
        <w:rPr>
          <w:rFonts w:ascii="Times New Roman" w:eastAsia="Times New Roman" w:hAnsi="Times New Roman" w:cs="Times New Roman"/>
          <w:color w:val="000000"/>
          <w:lang w:eastAsia="fr-FR"/>
        </w:rPr>
        <w:t xml:space="preserve"> et la comptabilisation des réservations ne sont pas </w:t>
      </w:r>
      <w:r w:rsidR="00CF738C" w:rsidRPr="00CF738C">
        <w:rPr>
          <w:rFonts w:ascii="Times New Roman" w:eastAsia="Times New Roman" w:hAnsi="Times New Roman" w:cs="Times New Roman"/>
          <w:color w:val="000000"/>
          <w:lang w:eastAsia="fr-FR"/>
        </w:rPr>
        <w:t>incluse</w:t>
      </w:r>
      <w:r w:rsidR="00CF738C">
        <w:rPr>
          <w:rFonts w:ascii="Times New Roman" w:eastAsia="Times New Roman" w:hAnsi="Times New Roman" w:cs="Times New Roman"/>
          <w:color w:val="000000"/>
          <w:lang w:eastAsia="fr-FR"/>
        </w:rPr>
        <w:t>s</w:t>
      </w:r>
      <w:r w:rsidR="008E2009" w:rsidRPr="00CF738C">
        <w:rPr>
          <w:rFonts w:ascii="Times New Roman" w:eastAsia="Times New Roman" w:hAnsi="Times New Roman" w:cs="Times New Roman"/>
          <w:color w:val="000000"/>
          <w:lang w:eastAsia="fr-FR"/>
        </w:rPr>
        <w:t xml:space="preserve"> dans ce projet.</w:t>
      </w:r>
    </w:p>
    <w:p w14:paraId="0C82A525" w14:textId="77777777" w:rsidR="00031152" w:rsidRPr="00CF738C" w:rsidRDefault="00ED1396" w:rsidP="00ED1396">
      <w:pPr>
        <w:pStyle w:val="Titre2"/>
        <w:rPr>
          <w:rFonts w:eastAsia="Times New Roman"/>
          <w:lang w:eastAsia="fr-FR"/>
        </w:rPr>
      </w:pPr>
      <w:bookmarkStart w:id="1" w:name="_Toc445810998"/>
      <w:r>
        <w:rPr>
          <w:rFonts w:eastAsia="Times New Roman"/>
          <w:lang w:eastAsia="fr-FR"/>
        </w:rPr>
        <w:t xml:space="preserve">1.1 </w:t>
      </w:r>
      <w:r w:rsidR="007F6673" w:rsidRPr="00CF738C">
        <w:rPr>
          <w:rFonts w:eastAsia="Times New Roman"/>
          <w:lang w:eastAsia="fr-FR"/>
        </w:rPr>
        <w:t>Expression du besoin</w:t>
      </w:r>
      <w:bookmarkEnd w:id="1"/>
    </w:p>
    <w:p w14:paraId="0B06462D" w14:textId="77777777" w:rsidR="008679AF" w:rsidRPr="00CF738C" w:rsidRDefault="00031152" w:rsidP="00CF738C">
      <w:pPr>
        <w:spacing w:before="100" w:beforeAutospacing="1" w:after="100" w:afterAutospacing="1" w:line="240" w:lineRule="auto"/>
        <w:jc w:val="both"/>
        <w:rPr>
          <w:rFonts w:ascii="Times New Roman" w:eastAsia="Times New Roman" w:hAnsi="Times New Roman" w:cs="Times New Roman"/>
          <w:color w:val="000000"/>
          <w:lang w:eastAsia="fr-FR"/>
        </w:rPr>
      </w:pPr>
      <w:r w:rsidRPr="00CF738C">
        <w:rPr>
          <w:rFonts w:ascii="Times New Roman" w:eastAsia="Times New Roman" w:hAnsi="Times New Roman" w:cs="Times New Roman"/>
          <w:color w:val="000000"/>
          <w:lang w:eastAsia="fr-FR"/>
        </w:rPr>
        <w:t xml:space="preserve">Aujourd’hui, la location d’une salle </w:t>
      </w:r>
      <w:r w:rsidR="00576FF3" w:rsidRPr="00CF738C">
        <w:rPr>
          <w:rFonts w:ascii="Times New Roman" w:eastAsia="Times New Roman" w:hAnsi="Times New Roman" w:cs="Times New Roman"/>
          <w:color w:val="000000"/>
          <w:lang w:eastAsia="fr-FR"/>
        </w:rPr>
        <w:t>implique</w:t>
      </w:r>
      <w:r w:rsidRPr="00CF738C">
        <w:rPr>
          <w:rFonts w:ascii="Times New Roman" w:eastAsia="Times New Roman" w:hAnsi="Times New Roman" w:cs="Times New Roman"/>
          <w:color w:val="000000"/>
          <w:lang w:eastAsia="fr-FR"/>
        </w:rPr>
        <w:t xml:space="preserve"> beaucoup de traitements </w:t>
      </w:r>
      <w:r w:rsidR="00576FF3" w:rsidRPr="00CF738C">
        <w:rPr>
          <w:rFonts w:ascii="Times New Roman" w:eastAsia="Times New Roman" w:hAnsi="Times New Roman" w:cs="Times New Roman"/>
          <w:color w:val="000000"/>
          <w:lang w:eastAsia="fr-FR"/>
        </w:rPr>
        <w:t>artisanaux</w:t>
      </w:r>
      <w:r w:rsidR="00DB18DA" w:rsidRPr="00CF738C">
        <w:rPr>
          <w:rFonts w:ascii="Times New Roman" w:eastAsia="Times New Roman" w:hAnsi="Times New Roman" w:cs="Times New Roman"/>
          <w:color w:val="000000"/>
          <w:lang w:eastAsia="fr-FR"/>
        </w:rPr>
        <w:t>, ce qu’entraine un coût élevé de gestion des demandes de location.</w:t>
      </w:r>
      <w:r w:rsidR="004B66F2" w:rsidRPr="00CF738C">
        <w:rPr>
          <w:rFonts w:ascii="Times New Roman" w:eastAsia="Times New Roman" w:hAnsi="Times New Roman" w:cs="Times New Roman"/>
          <w:color w:val="000000"/>
          <w:lang w:eastAsia="fr-FR"/>
        </w:rPr>
        <w:t xml:space="preserve"> </w:t>
      </w:r>
    </w:p>
    <w:p w14:paraId="0ABED5A3" w14:textId="77777777" w:rsidR="00576FF3" w:rsidRPr="007D2E50" w:rsidRDefault="00576FF3" w:rsidP="00812559">
      <w:pPr>
        <w:pStyle w:val="NormalWeb"/>
        <w:ind w:left="72"/>
        <w:jc w:val="both"/>
        <w:rPr>
          <w:color w:val="000000"/>
          <w:sz w:val="22"/>
          <w:szCs w:val="22"/>
        </w:rPr>
      </w:pPr>
      <w:r w:rsidRPr="007D2E50">
        <w:rPr>
          <w:color w:val="000000"/>
          <w:sz w:val="22"/>
          <w:szCs w:val="22"/>
        </w:rPr>
        <w:t>L’ensemble des documents entrants et sortants sont gérés manuellement</w:t>
      </w:r>
      <w:r w:rsidR="0096052F" w:rsidRPr="007D2E50">
        <w:rPr>
          <w:color w:val="000000"/>
          <w:sz w:val="22"/>
          <w:szCs w:val="22"/>
        </w:rPr>
        <w:t xml:space="preserve"> et</w:t>
      </w:r>
      <w:r w:rsidR="008679AF" w:rsidRPr="007D2E50">
        <w:rPr>
          <w:color w:val="000000"/>
          <w:sz w:val="22"/>
          <w:szCs w:val="22"/>
        </w:rPr>
        <w:t xml:space="preserve"> un archivage physique est mis en place</w:t>
      </w:r>
      <w:r w:rsidR="00DB18DA" w:rsidRPr="007D2E50">
        <w:rPr>
          <w:color w:val="000000"/>
          <w:sz w:val="22"/>
          <w:szCs w:val="22"/>
        </w:rPr>
        <w:t xml:space="preserve">. Cette situation ne facilite pas le travail des </w:t>
      </w:r>
      <w:r w:rsidR="00F63318" w:rsidRPr="007D2E50">
        <w:rPr>
          <w:color w:val="000000"/>
          <w:sz w:val="22"/>
          <w:szCs w:val="22"/>
        </w:rPr>
        <w:t>employés</w:t>
      </w:r>
      <w:r w:rsidR="00DB18DA" w:rsidRPr="007D2E50">
        <w:rPr>
          <w:color w:val="000000"/>
          <w:sz w:val="22"/>
          <w:szCs w:val="22"/>
        </w:rPr>
        <w:t xml:space="preserve"> et </w:t>
      </w:r>
      <w:r w:rsidRPr="007D2E50">
        <w:rPr>
          <w:color w:val="000000"/>
          <w:sz w:val="22"/>
          <w:szCs w:val="22"/>
        </w:rPr>
        <w:t xml:space="preserve">implique une efficacité réduite du travail effectué. </w:t>
      </w:r>
    </w:p>
    <w:p w14:paraId="561684E9" w14:textId="77777777" w:rsidR="008679AF" w:rsidRPr="007D2E50" w:rsidRDefault="008679AF" w:rsidP="00812559">
      <w:pPr>
        <w:pStyle w:val="NormalWeb"/>
        <w:ind w:left="72"/>
        <w:jc w:val="both"/>
        <w:rPr>
          <w:color w:val="000000"/>
          <w:sz w:val="22"/>
          <w:szCs w:val="22"/>
        </w:rPr>
      </w:pPr>
      <w:r w:rsidRPr="007D2E50">
        <w:rPr>
          <w:color w:val="000000"/>
          <w:sz w:val="22"/>
          <w:szCs w:val="22"/>
        </w:rPr>
        <w:t xml:space="preserve">De plus, le processus existant ne permet pas de sortir un état fiable sur les réservations enregistrées pour une date donnée. A l’heure actuelle, une synthèse existe, sous forme d’un fichier Excel maintenu par le service de location et alimenté par les données fournies périodiquement par les acteurs du service et les agents municipaux. </w:t>
      </w:r>
    </w:p>
    <w:p w14:paraId="38F5CF6A" w14:textId="77777777" w:rsidR="008679AF" w:rsidRPr="007D2E50" w:rsidRDefault="008679AF" w:rsidP="00812559">
      <w:pPr>
        <w:pStyle w:val="NormalWeb"/>
        <w:ind w:left="72"/>
        <w:jc w:val="both"/>
        <w:rPr>
          <w:color w:val="000000"/>
          <w:sz w:val="22"/>
          <w:szCs w:val="22"/>
        </w:rPr>
      </w:pPr>
      <w:r w:rsidRPr="007D2E50">
        <w:rPr>
          <w:color w:val="000000"/>
          <w:sz w:val="22"/>
          <w:szCs w:val="22"/>
        </w:rPr>
        <w:t>Ce fichier s’appuie sur des référentiels hétérogènes. Il n’est pas exhaustif et s’avère difficilement exploitable.</w:t>
      </w:r>
    </w:p>
    <w:p w14:paraId="4922D725" w14:textId="77777777" w:rsidR="008679AF" w:rsidRPr="007D2E50" w:rsidRDefault="008679AF" w:rsidP="00812559">
      <w:pPr>
        <w:pStyle w:val="NormalWeb"/>
        <w:ind w:left="72"/>
        <w:jc w:val="both"/>
        <w:rPr>
          <w:color w:val="000000"/>
          <w:sz w:val="22"/>
          <w:szCs w:val="22"/>
        </w:rPr>
      </w:pPr>
      <w:r w:rsidRPr="007D2E50">
        <w:rPr>
          <w:color w:val="000000"/>
          <w:sz w:val="22"/>
          <w:szCs w:val="22"/>
        </w:rPr>
        <w:t xml:space="preserve">Cette situation implique donc un travail important de maintenance de la part de nombreux acteurs en interne, sur lequel l’entreprise ne capitalise pas et auquel s’ajoute tout le travail chronophage de récupération et centralisation de ces données. </w:t>
      </w:r>
    </w:p>
    <w:p w14:paraId="58A484C6" w14:textId="77777777" w:rsidR="00E25327" w:rsidRPr="007D2E50" w:rsidRDefault="004B66F2" w:rsidP="00812559">
      <w:pPr>
        <w:pStyle w:val="NormalWeb"/>
        <w:ind w:left="72"/>
        <w:jc w:val="both"/>
        <w:rPr>
          <w:color w:val="000000"/>
          <w:sz w:val="22"/>
          <w:szCs w:val="22"/>
        </w:rPr>
      </w:pPr>
      <w:r w:rsidRPr="007D2E50">
        <w:rPr>
          <w:color w:val="000000"/>
          <w:sz w:val="22"/>
          <w:szCs w:val="22"/>
        </w:rPr>
        <w:t>Par ailleurs, u</w:t>
      </w:r>
      <w:r w:rsidR="00E25327" w:rsidRPr="007D2E50">
        <w:rPr>
          <w:color w:val="000000"/>
          <w:sz w:val="22"/>
          <w:szCs w:val="22"/>
        </w:rPr>
        <w:t xml:space="preserve">ne enquête a été réalisée par l’entreprise auprès de ses clients pour recueillir leurs opinions et leurs besoins par rapport à ce </w:t>
      </w:r>
      <w:r w:rsidR="008679AF" w:rsidRPr="007D2E50">
        <w:rPr>
          <w:color w:val="000000"/>
          <w:sz w:val="22"/>
          <w:szCs w:val="22"/>
        </w:rPr>
        <w:t>service</w:t>
      </w:r>
      <w:r w:rsidR="00E25327" w:rsidRPr="007D2E50">
        <w:rPr>
          <w:color w:val="000000"/>
          <w:sz w:val="22"/>
          <w:szCs w:val="22"/>
        </w:rPr>
        <w:t>. 90% des clients consid</w:t>
      </w:r>
      <w:r w:rsidR="008679AF" w:rsidRPr="007D2E50">
        <w:rPr>
          <w:color w:val="000000"/>
          <w:sz w:val="22"/>
          <w:szCs w:val="22"/>
        </w:rPr>
        <w:t xml:space="preserve">èrent que </w:t>
      </w:r>
      <w:r w:rsidR="0096052F" w:rsidRPr="007D2E50">
        <w:rPr>
          <w:color w:val="000000"/>
          <w:sz w:val="22"/>
          <w:szCs w:val="22"/>
        </w:rPr>
        <w:t xml:space="preserve">le processus existant est lourd et que </w:t>
      </w:r>
      <w:r w:rsidR="008679AF" w:rsidRPr="007D2E50">
        <w:rPr>
          <w:color w:val="000000"/>
          <w:sz w:val="22"/>
          <w:szCs w:val="22"/>
        </w:rPr>
        <w:t>la mise en place d’un</w:t>
      </w:r>
      <w:r w:rsidR="00E25327" w:rsidRPr="007D2E50">
        <w:rPr>
          <w:color w:val="000000"/>
          <w:sz w:val="22"/>
          <w:szCs w:val="22"/>
        </w:rPr>
        <w:t xml:space="preserve"> site WEB facilitera les échanges client-entreprise et simplifiera les formalités nécessaires à la réservation d’une salle.  </w:t>
      </w:r>
    </w:p>
    <w:p w14:paraId="3A869412" w14:textId="77777777" w:rsidR="007F6673" w:rsidRPr="007D2E50" w:rsidRDefault="0096052F" w:rsidP="00812559">
      <w:pPr>
        <w:pStyle w:val="NormalWeb"/>
        <w:ind w:left="72"/>
        <w:jc w:val="both"/>
        <w:rPr>
          <w:color w:val="000000"/>
          <w:sz w:val="22"/>
          <w:szCs w:val="22"/>
        </w:rPr>
      </w:pPr>
      <w:r w:rsidRPr="007D2E50">
        <w:rPr>
          <w:color w:val="000000"/>
          <w:sz w:val="22"/>
          <w:szCs w:val="22"/>
        </w:rPr>
        <w:t>L</w:t>
      </w:r>
      <w:r w:rsidR="007F6673" w:rsidRPr="007D2E50">
        <w:rPr>
          <w:color w:val="000000"/>
          <w:sz w:val="22"/>
          <w:szCs w:val="22"/>
        </w:rPr>
        <w:t xml:space="preserve">’entreprise a décidé de mettre un place un site WEB permettant la visualisation des salles disponibles et leurs réservation en ligne. </w:t>
      </w:r>
    </w:p>
    <w:p w14:paraId="57EB3ED8" w14:textId="77777777" w:rsidR="00E61C67" w:rsidRPr="00ED1396" w:rsidRDefault="00ED1396" w:rsidP="00ED1396">
      <w:pPr>
        <w:pStyle w:val="Titre2"/>
        <w:rPr>
          <w:rFonts w:eastAsia="Times New Roman"/>
          <w:lang w:eastAsia="fr-FR"/>
        </w:rPr>
      </w:pPr>
      <w:bookmarkStart w:id="2" w:name="_Toc445810999"/>
      <w:r w:rsidRPr="00ED1396">
        <w:rPr>
          <w:rFonts w:eastAsia="Times New Roman"/>
          <w:lang w:eastAsia="fr-FR"/>
        </w:rPr>
        <w:t xml:space="preserve">1.2 </w:t>
      </w:r>
      <w:r w:rsidR="001B22E5" w:rsidRPr="00ED1396">
        <w:rPr>
          <w:rFonts w:eastAsia="Times New Roman"/>
          <w:lang w:eastAsia="fr-FR"/>
        </w:rPr>
        <w:t>Objectif </w:t>
      </w:r>
      <w:r w:rsidR="0096052F" w:rsidRPr="00ED1396">
        <w:rPr>
          <w:rFonts w:eastAsia="Times New Roman"/>
          <w:lang w:eastAsia="fr-FR"/>
        </w:rPr>
        <w:t>du projet</w:t>
      </w:r>
      <w:bookmarkEnd w:id="2"/>
    </w:p>
    <w:p w14:paraId="76D6C92B" w14:textId="77777777" w:rsidR="00E61C67" w:rsidRPr="007D2E50" w:rsidRDefault="00E61C67" w:rsidP="006170D6">
      <w:pPr>
        <w:pStyle w:val="NormalWeb"/>
        <w:spacing w:after="0" w:afterAutospacing="0" w:line="276" w:lineRule="auto"/>
        <w:ind w:left="72"/>
        <w:jc w:val="both"/>
        <w:rPr>
          <w:color w:val="000000"/>
          <w:sz w:val="22"/>
          <w:szCs w:val="22"/>
        </w:rPr>
      </w:pPr>
      <w:r w:rsidRPr="007D2E50">
        <w:rPr>
          <w:color w:val="000000"/>
          <w:sz w:val="22"/>
          <w:szCs w:val="22"/>
        </w:rPr>
        <w:t xml:space="preserve">L’objectif de ce </w:t>
      </w:r>
      <w:r w:rsidR="007F6673" w:rsidRPr="007D2E50">
        <w:rPr>
          <w:color w:val="000000"/>
          <w:sz w:val="22"/>
          <w:szCs w:val="22"/>
        </w:rPr>
        <w:t>site WEB</w:t>
      </w:r>
      <w:r w:rsidRPr="007D2E50">
        <w:rPr>
          <w:color w:val="000000"/>
          <w:sz w:val="22"/>
          <w:szCs w:val="22"/>
        </w:rPr>
        <w:t xml:space="preserve">  est d’informatiser le servi</w:t>
      </w:r>
      <w:r w:rsidR="007F6673" w:rsidRPr="007D2E50">
        <w:rPr>
          <w:color w:val="000000"/>
          <w:sz w:val="22"/>
          <w:szCs w:val="22"/>
        </w:rPr>
        <w:t>ce de location de salles afin d’</w:t>
      </w:r>
      <w:r w:rsidRPr="007D2E50">
        <w:rPr>
          <w:color w:val="000000"/>
          <w:sz w:val="22"/>
          <w:szCs w:val="22"/>
        </w:rPr>
        <w:t xml:space="preserve"> : </w:t>
      </w:r>
    </w:p>
    <w:p w14:paraId="28F07B9F" w14:textId="77777777" w:rsidR="00E61C67" w:rsidRPr="007D2E50" w:rsidRDefault="00E61C67"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améliorer les conditions de travail des agents ;</w:t>
      </w:r>
    </w:p>
    <w:p w14:paraId="2CC34620" w14:textId="77777777" w:rsidR="005E276E" w:rsidRPr="007D2E50" w:rsidRDefault="005E276E"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répondre au mieux aux </w:t>
      </w:r>
      <w:r w:rsidR="005C2C09" w:rsidRPr="007D2E50">
        <w:rPr>
          <w:rFonts w:ascii="Times New Roman" w:eastAsia="Times New Roman" w:hAnsi="Times New Roman" w:cs="Times New Roman"/>
          <w:color w:val="000000"/>
          <w:lang w:eastAsia="fr-FR"/>
        </w:rPr>
        <w:t>besoins</w:t>
      </w:r>
      <w:r w:rsidRPr="007D2E50">
        <w:rPr>
          <w:rFonts w:ascii="Times New Roman" w:eastAsia="Times New Roman" w:hAnsi="Times New Roman" w:cs="Times New Roman"/>
          <w:color w:val="000000"/>
          <w:lang w:eastAsia="fr-FR"/>
        </w:rPr>
        <w:t xml:space="preserve"> des clients ;</w:t>
      </w:r>
    </w:p>
    <w:p w14:paraId="5A65F86A" w14:textId="77777777" w:rsidR="00E61C67"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augmenter </w:t>
      </w:r>
      <w:r w:rsidR="00E61C67" w:rsidRPr="007D2E50">
        <w:rPr>
          <w:rFonts w:ascii="Times New Roman" w:eastAsia="Times New Roman" w:hAnsi="Times New Roman" w:cs="Times New Roman"/>
          <w:color w:val="000000"/>
          <w:lang w:eastAsia="fr-FR"/>
        </w:rPr>
        <w:t>l’efficacité du travail effectué ;</w:t>
      </w:r>
    </w:p>
    <w:p w14:paraId="14F7DC98" w14:textId="77777777" w:rsidR="008679AF" w:rsidRPr="007D2E50" w:rsidRDefault="008679A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garantir la fiabilité des traitements ;</w:t>
      </w:r>
    </w:p>
    <w:p w14:paraId="03D65DC8" w14:textId="77777777" w:rsidR="0096052F"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réduire le coût de gestion et d’archivage ;</w:t>
      </w:r>
    </w:p>
    <w:p w14:paraId="51D87BBA" w14:textId="77777777" w:rsidR="00E61C67" w:rsidRPr="007D2E50" w:rsidRDefault="00E61C67"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obtenir des informations cohérentes</w:t>
      </w:r>
      <w:r w:rsidR="0096052F" w:rsidRPr="007D2E50">
        <w:rPr>
          <w:rFonts w:ascii="Times New Roman" w:eastAsia="Times New Roman" w:hAnsi="Times New Roman" w:cs="Times New Roman"/>
          <w:color w:val="000000"/>
          <w:lang w:eastAsia="fr-FR"/>
        </w:rPr>
        <w:t xml:space="preserve"> pour la prise de décision (</w:t>
      </w:r>
      <w:proofErr w:type="spellStart"/>
      <w:r w:rsidR="0096052F" w:rsidRPr="007D2E50">
        <w:rPr>
          <w:rFonts w:ascii="Times New Roman" w:eastAsia="Times New Roman" w:hAnsi="Times New Roman" w:cs="Times New Roman"/>
          <w:color w:val="000000"/>
          <w:lang w:eastAsia="fr-FR"/>
        </w:rPr>
        <w:t>reporting</w:t>
      </w:r>
      <w:proofErr w:type="spellEnd"/>
      <w:r w:rsidR="0096052F" w:rsidRPr="007D2E50">
        <w:rPr>
          <w:rFonts w:ascii="Times New Roman" w:eastAsia="Times New Roman" w:hAnsi="Times New Roman" w:cs="Times New Roman"/>
          <w:color w:val="000000"/>
          <w:lang w:eastAsia="fr-FR"/>
        </w:rPr>
        <w:t>) et comptabilisation</w:t>
      </w:r>
      <w:r w:rsidRPr="007D2E50">
        <w:rPr>
          <w:rFonts w:ascii="Times New Roman" w:eastAsia="Times New Roman" w:hAnsi="Times New Roman" w:cs="Times New Roman"/>
          <w:color w:val="000000"/>
          <w:lang w:eastAsia="fr-FR"/>
        </w:rPr>
        <w:t>.</w:t>
      </w:r>
    </w:p>
    <w:p w14:paraId="790F5FA4" w14:textId="77777777" w:rsidR="00F832FF" w:rsidRPr="00ED1396" w:rsidRDefault="00ED1396" w:rsidP="00ED1396">
      <w:pPr>
        <w:pStyle w:val="Titre2"/>
      </w:pPr>
      <w:bookmarkStart w:id="3" w:name="_Toc445811000"/>
      <w:r w:rsidRPr="00ED1396">
        <w:lastRenderedPageBreak/>
        <w:t xml:space="preserve">1.3 </w:t>
      </w:r>
      <w:r w:rsidR="00F832FF" w:rsidRPr="00ED1396">
        <w:t>Présentation des services et du processus existant</w:t>
      </w:r>
      <w:bookmarkEnd w:id="3"/>
    </w:p>
    <w:p w14:paraId="5DD504F2" w14:textId="77777777" w:rsidR="00F832FF" w:rsidRPr="007D2E50" w:rsidRDefault="00F832FF" w:rsidP="00812559">
      <w:pPr>
        <w:pStyle w:val="NormalWeb"/>
        <w:jc w:val="both"/>
        <w:rPr>
          <w:color w:val="000000"/>
          <w:sz w:val="22"/>
          <w:szCs w:val="22"/>
        </w:rPr>
      </w:pPr>
      <w:r w:rsidRPr="007D2E50">
        <w:rPr>
          <w:b/>
          <w:color w:val="000000"/>
          <w:sz w:val="22"/>
          <w:szCs w:val="22"/>
        </w:rPr>
        <w:t>Les types de location proposés sont </w:t>
      </w:r>
      <w:r w:rsidRPr="007D2E50">
        <w:rPr>
          <w:color w:val="000000"/>
          <w:sz w:val="22"/>
          <w:szCs w:val="22"/>
        </w:rPr>
        <w:t xml:space="preserve">: </w:t>
      </w:r>
    </w:p>
    <w:p w14:paraId="502BA72F" w14:textId="77777777" w:rsidR="00F832FF" w:rsidRPr="007D2E50" w:rsidRDefault="00F832FF" w:rsidP="00812559">
      <w:pPr>
        <w:pStyle w:val="NormalWeb"/>
        <w:numPr>
          <w:ilvl w:val="0"/>
          <w:numId w:val="10"/>
        </w:numPr>
        <w:jc w:val="both"/>
        <w:rPr>
          <w:sz w:val="22"/>
          <w:szCs w:val="22"/>
        </w:rPr>
      </w:pPr>
      <w:r w:rsidRPr="007D2E50">
        <w:rPr>
          <w:color w:val="000000"/>
          <w:sz w:val="22"/>
          <w:szCs w:val="22"/>
        </w:rPr>
        <w:t xml:space="preserve">Location des locaux de moindre envergure - loués à titre gratuit </w:t>
      </w:r>
    </w:p>
    <w:p w14:paraId="35B985CD"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ce qui concerne les locaux de moindre envergure, leur planning est assez rigide dans la mesure où il s’agit essentiellement de permanences ou de locaux occupés en permanence par les associations. </w:t>
      </w:r>
    </w:p>
    <w:p w14:paraId="294EC724"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cas de demande pour ces salles, on consulte leur planning et selon la disponibilité </w:t>
      </w:r>
      <w:r w:rsidRPr="007D2E50">
        <w:rPr>
          <w:rFonts w:ascii="Times New Roman" w:eastAsia="Times New Roman" w:hAnsi="Times New Roman" w:cs="Times New Roman"/>
          <w:b/>
          <w:color w:val="000000"/>
          <w:lang w:eastAsia="fr-FR"/>
        </w:rPr>
        <w:t>on la loue mais à titre gratuit</w:t>
      </w:r>
      <w:r w:rsidRPr="007D2E50">
        <w:rPr>
          <w:rFonts w:ascii="Times New Roman" w:eastAsia="Times New Roman" w:hAnsi="Times New Roman" w:cs="Times New Roman"/>
          <w:color w:val="000000"/>
          <w:lang w:eastAsia="fr-FR"/>
        </w:rPr>
        <w:t>, les particuliers ne peuvent pas louer cette catégorie de salle, la priorité est donnée aux permanences.</w:t>
      </w:r>
    </w:p>
    <w:p w14:paraId="4E3A765C" w14:textId="77777777" w:rsidR="00F832FF" w:rsidRPr="007D2E50" w:rsidRDefault="00F832FF" w:rsidP="00812559">
      <w:pPr>
        <w:pStyle w:val="Paragraphedeliste"/>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des salles payantes - avec particularités </w:t>
      </w:r>
    </w:p>
    <w:p w14:paraId="33DB8FCC"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 sein de la mairie, il y a uniquement </w:t>
      </w:r>
      <w:r w:rsidRPr="007D2E50">
        <w:rPr>
          <w:rFonts w:ascii="Times New Roman" w:eastAsia="Times New Roman" w:hAnsi="Times New Roman" w:cs="Times New Roman"/>
          <w:b/>
          <w:color w:val="000000"/>
          <w:lang w:eastAsia="fr-FR"/>
        </w:rPr>
        <w:t>quatre salles payantes</w:t>
      </w:r>
      <w:r w:rsidRPr="007D2E50">
        <w:rPr>
          <w:rFonts w:ascii="Times New Roman" w:eastAsia="Times New Roman" w:hAnsi="Times New Roman" w:cs="Times New Roman"/>
          <w:color w:val="000000"/>
          <w:lang w:eastAsia="fr-FR"/>
        </w:rPr>
        <w:t xml:space="preserve"> avec certaines particularités. Ces salles payantes ne le sont pas toujours, dans la mesure où il existe un certain nombre de critères dont il faut tenir compte pour savoir si la salle sera payante ou non. </w:t>
      </w:r>
    </w:p>
    <w:p w14:paraId="09285FED" w14:textId="77777777" w:rsidR="00F832FF" w:rsidRPr="007D2E50" w:rsidRDefault="00F832FF" w:rsidP="006170D6">
      <w:p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La salle est non payante si : </w:t>
      </w:r>
    </w:p>
    <w:p w14:paraId="6CF4C044" w14:textId="77777777" w:rsidR="00F832FF" w:rsidRPr="007D2E50" w:rsidRDefault="00F832FF" w:rsidP="006170D6">
      <w:pPr>
        <w:pStyle w:val="Paragraphedeliste"/>
        <w:numPr>
          <w:ilvl w:val="0"/>
          <w:numId w:val="7"/>
        </w:numPr>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pétitionnaire est une association à caractère non politique, il peut obtenir la gratuité de la salle à condition que la manifestation soit sans recette de toute nature. </w:t>
      </w:r>
    </w:p>
    <w:p w14:paraId="0480E140" w14:textId="77777777" w:rsidR="00F832FF" w:rsidRPr="007D2E50" w:rsidRDefault="00F832FF" w:rsidP="006170D6">
      <w:pPr>
        <w:pStyle w:val="Paragraphedeliste"/>
        <w:numPr>
          <w:ilvl w:val="0"/>
          <w:numId w:val="7"/>
        </w:num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des manifestations organisées par les syndicats ouvriers, des partis politiques, anciens combattants, invalides du travail, donneurs de sang, ou bien organisés par le comité d’action culturelle et touristique ou son parrainage, ou enfin organisés par le COS (Comité d’œuvres Sociales) de la mairie et le COS des services publics locaux.</w:t>
      </w:r>
    </w:p>
    <w:p w14:paraId="5F4E0121" w14:textId="77777777" w:rsidR="00F832FF" w:rsidRPr="007D2E50" w:rsidRDefault="00F832FF" w:rsidP="00812559">
      <w:pPr>
        <w:pStyle w:val="Paragraphedeliste"/>
        <w:spacing w:before="100" w:beforeAutospacing="1" w:after="100" w:afterAutospacing="1" w:line="240" w:lineRule="auto"/>
        <w:jc w:val="both"/>
        <w:rPr>
          <w:rFonts w:ascii="Times New Roman" w:eastAsia="Times New Roman" w:hAnsi="Times New Roman" w:cs="Times New Roman"/>
          <w:color w:val="000000"/>
          <w:lang w:eastAsia="fr-FR"/>
        </w:rPr>
      </w:pPr>
    </w:p>
    <w:p w14:paraId="4E8E479F" w14:textId="77777777" w:rsidR="00F832FF" w:rsidRPr="007D2E50" w:rsidRDefault="00F832FF" w:rsidP="006170D6">
      <w:pPr>
        <w:pStyle w:val="Paragraphedeliste"/>
        <w:numPr>
          <w:ilvl w:val="0"/>
          <w:numId w:val="10"/>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du matériel </w:t>
      </w:r>
    </w:p>
    <w:p w14:paraId="435E8989" w14:textId="77777777" w:rsidR="00F832FF" w:rsidRPr="007D2E50" w:rsidRDefault="00F832FF" w:rsidP="006170D6">
      <w:pPr>
        <w:spacing w:after="0"/>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Il faut savoir qu’il est possible de disposer de matériel, or tout type de matériel ne peut pas être loué par tout le monde.</w:t>
      </w:r>
    </w:p>
    <w:p w14:paraId="1CCF2064" w14:textId="77777777" w:rsidR="00F832FF" w:rsidRPr="007D2E50" w:rsidRDefault="00F832FF" w:rsidP="006170D6">
      <w:p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 devis est demandé au service technique pour émettre une facture de dégradation.</w:t>
      </w:r>
    </w:p>
    <w:p w14:paraId="511A6B14" w14:textId="77777777" w:rsidR="00F832FF" w:rsidRPr="007D2E50" w:rsidRDefault="00F832FF" w:rsidP="00812559">
      <w:pPr>
        <w:pStyle w:val="NormalWeb"/>
        <w:jc w:val="both"/>
        <w:rPr>
          <w:color w:val="000000"/>
          <w:sz w:val="22"/>
          <w:szCs w:val="22"/>
        </w:rPr>
      </w:pPr>
      <w:r w:rsidRPr="007D2E50">
        <w:rPr>
          <w:color w:val="000000"/>
          <w:sz w:val="22"/>
          <w:szCs w:val="22"/>
        </w:rPr>
        <w:t xml:space="preserve">Le </w:t>
      </w:r>
      <w:r w:rsidRPr="007D2E50">
        <w:rPr>
          <w:b/>
          <w:color w:val="000000"/>
          <w:sz w:val="22"/>
          <w:szCs w:val="22"/>
        </w:rPr>
        <w:t>processus actuel  de</w:t>
      </w:r>
      <w:r w:rsidRPr="007D2E50">
        <w:rPr>
          <w:color w:val="000000"/>
          <w:sz w:val="22"/>
          <w:szCs w:val="22"/>
        </w:rPr>
        <w:t xml:space="preserve"> </w:t>
      </w:r>
      <w:r w:rsidRPr="007D2E50">
        <w:rPr>
          <w:b/>
          <w:color w:val="000000"/>
          <w:sz w:val="22"/>
          <w:szCs w:val="22"/>
        </w:rPr>
        <w:t>gestion des demandes de location</w:t>
      </w:r>
      <w:r w:rsidRPr="007D2E50">
        <w:rPr>
          <w:color w:val="000000"/>
          <w:sz w:val="22"/>
          <w:szCs w:val="22"/>
        </w:rPr>
        <w:t xml:space="preserve"> est : </w:t>
      </w:r>
    </w:p>
    <w:p w14:paraId="7D8AB46E"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Réception et traitement de la demande  </w:t>
      </w:r>
    </w:p>
    <w:p w14:paraId="4D38DBD1"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Chaque demande entraîne la constitution d’une fiche de location stipulant l’accord pour la location avec le détail du montant de la location et le règlement à accepter et aussi un formulaire d’assurance à retourner dûment signé par le pétitionnaire. Le système suite à cette demande doit vérifier le planning de la salle concernée afin de voir si celle-ci est disponible. </w:t>
      </w:r>
    </w:p>
    <w:p w14:paraId="1955C482"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Lorsque la location de salle est accordée le service de location de salles doit informer les agents municipaux du service technique rattachés à ce service pour qu’ils puissent installer la salle ou la débarrasser. </w:t>
      </w:r>
    </w:p>
    <w:p w14:paraId="0A607211"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lastRenderedPageBreak/>
        <w:t>Par ailleurs ces agents doivent opérer à un état des lieux en présence du pétitionnaire ; cet état des lieux retourne au service de location de salles. En cas de dégradation, le service émettra une demande de remboursement du matériel abîmé au prix coûtant.</w:t>
      </w:r>
    </w:p>
    <w:p w14:paraId="3104AA8D"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Mise à disposition des clefs </w:t>
      </w:r>
    </w:p>
    <w:p w14:paraId="1B0FBBCA"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Le pétitionnaire pour disposer de la salle doit venir chercher les clefs dans ce service, exception faite pour les salles ou le gardien est sur place. A cette occasion, le pétitionnaire doit remplir un formulaire d’emprunt des clefs et lors de la restitution un de retour des clefs.</w:t>
      </w:r>
    </w:p>
    <w:p w14:paraId="45A402AF"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 non-retour des clefs le service se charge d’envoyer une relance au client.</w:t>
      </w:r>
    </w:p>
    <w:p w14:paraId="4007C64C"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Tarification </w:t>
      </w:r>
    </w:p>
    <w:p w14:paraId="054F1978"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De toutes ces modalités en découlera un classement de tarification par catégorie. En outre, il faut signaler aussi l’existence de tarifs préférentiels qui sont accordés aux agents municipaux, qui sont de l’ordre de 50% de ristourne. De même, il faut signaler l’existence de remise exceptionnelle sous décision de Monsieur le Maire.</w:t>
      </w:r>
    </w:p>
    <w:p w14:paraId="4690CB7D"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Comptabilisation </w:t>
      </w:r>
    </w:p>
    <w:p w14:paraId="3BDB4B69"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service de location effectue en fin de mois une récapitulation des recettes qu’il envoie au service comptabilité qui établit un titre de recettes. </w:t>
      </w:r>
    </w:p>
    <w:p w14:paraId="66E8BC2E"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une facture de dégradation est envoyé au service comptabilité.</w:t>
      </w:r>
    </w:p>
    <w:p w14:paraId="09882407" w14:textId="77777777" w:rsidR="008E2009" w:rsidRPr="007D2E50" w:rsidRDefault="008E2009" w:rsidP="006170D6">
      <w:pPr>
        <w:spacing w:after="0"/>
        <w:jc w:val="both"/>
        <w:rPr>
          <w:rFonts w:ascii="Times New Roman" w:hAnsi="Times New Roman" w:cs="Times New Roman"/>
          <w:b/>
        </w:rPr>
      </w:pPr>
      <w:r w:rsidRPr="007D2E50">
        <w:rPr>
          <w:rFonts w:ascii="Times New Roman" w:hAnsi="Times New Roman" w:cs="Times New Roman"/>
          <w:b/>
        </w:rPr>
        <w:t xml:space="preserve">Les acteurs </w:t>
      </w:r>
      <w:r w:rsidR="00ED1396">
        <w:rPr>
          <w:rFonts w:ascii="Times New Roman" w:hAnsi="Times New Roman" w:cs="Times New Roman"/>
          <w:b/>
        </w:rPr>
        <w:t>du processus exista</w:t>
      </w:r>
      <w:r w:rsidR="00640D1B" w:rsidRPr="007D2E50">
        <w:rPr>
          <w:rFonts w:ascii="Times New Roman" w:hAnsi="Times New Roman" w:cs="Times New Roman"/>
          <w:b/>
        </w:rPr>
        <w:t xml:space="preserve">nt </w:t>
      </w:r>
      <w:r w:rsidRPr="007D2E50">
        <w:rPr>
          <w:rFonts w:ascii="Times New Roman" w:hAnsi="Times New Roman" w:cs="Times New Roman"/>
          <w:b/>
        </w:rPr>
        <w:t>sont :</w:t>
      </w:r>
    </w:p>
    <w:p w14:paraId="46DAE8EC" w14:textId="77777777" w:rsidR="008E2009" w:rsidRPr="007D2E50" w:rsidRDefault="006170D6" w:rsidP="006170D6">
      <w:pPr>
        <w:pStyle w:val="Paragraphedeliste"/>
        <w:numPr>
          <w:ilvl w:val="0"/>
          <w:numId w:val="7"/>
        </w:numPr>
        <w:jc w:val="both"/>
        <w:rPr>
          <w:rFonts w:ascii="Times New Roman" w:hAnsi="Times New Roman" w:cs="Times New Roman"/>
        </w:rPr>
      </w:pPr>
      <w:r>
        <w:rPr>
          <w:rFonts w:ascii="Times New Roman" w:hAnsi="Times New Roman" w:cs="Times New Roman"/>
        </w:rPr>
        <w:t xml:space="preserve">le </w:t>
      </w:r>
      <w:r w:rsidR="008E2009" w:rsidRPr="007D2E50">
        <w:rPr>
          <w:rFonts w:ascii="Times New Roman" w:hAnsi="Times New Roman" w:cs="Times New Roman"/>
        </w:rPr>
        <w:t>client</w:t>
      </w:r>
      <w:r w:rsidR="00ED1396">
        <w:rPr>
          <w:rFonts w:ascii="Times New Roman" w:hAnsi="Times New Roman" w:cs="Times New Roman"/>
        </w:rPr>
        <w:t> ;</w:t>
      </w:r>
    </w:p>
    <w:p w14:paraId="57269168" w14:textId="77777777"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e service de location</w:t>
      </w:r>
      <w:r>
        <w:rPr>
          <w:rFonts w:ascii="Times New Roman" w:hAnsi="Times New Roman" w:cs="Times New Roman"/>
        </w:rPr>
        <w:t> ;</w:t>
      </w:r>
    </w:p>
    <w:p w14:paraId="7DA51D4B" w14:textId="77777777"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 xml:space="preserve">es services municipaux. </w:t>
      </w:r>
    </w:p>
    <w:p w14:paraId="4261B045" w14:textId="77777777" w:rsidR="00ED1396" w:rsidRDefault="00ED1396">
      <w:pPr>
        <w:rPr>
          <w:rFonts w:asciiTheme="majorHAnsi" w:eastAsiaTheme="majorEastAsia" w:hAnsiTheme="majorHAnsi" w:cstheme="majorBidi"/>
          <w:b/>
          <w:bCs/>
          <w:color w:val="365F91" w:themeColor="accent1" w:themeShade="BF"/>
          <w:sz w:val="28"/>
          <w:szCs w:val="28"/>
        </w:rPr>
      </w:pPr>
      <w:r>
        <w:br w:type="page"/>
      </w:r>
    </w:p>
    <w:p w14:paraId="38B421CE" w14:textId="77777777" w:rsidR="00F74843" w:rsidRPr="007D2E50" w:rsidRDefault="00ED1396" w:rsidP="006170D6">
      <w:pPr>
        <w:pStyle w:val="Titre1"/>
        <w:spacing w:after="240"/>
        <w:jc w:val="center"/>
      </w:pPr>
      <w:bookmarkStart w:id="4" w:name="_Toc445811001"/>
      <w:r>
        <w:lastRenderedPageBreak/>
        <w:t xml:space="preserve">2. </w:t>
      </w:r>
      <w:r w:rsidR="00F74843" w:rsidRPr="007D2E50">
        <w:t>Déroulement du projet</w:t>
      </w:r>
      <w:bookmarkEnd w:id="4"/>
    </w:p>
    <w:p w14:paraId="7181B466" w14:textId="77777777" w:rsidR="00F74843" w:rsidRPr="00ED1396" w:rsidRDefault="00F74843" w:rsidP="006170D6">
      <w:pPr>
        <w:pStyle w:val="Titre2"/>
        <w:numPr>
          <w:ilvl w:val="1"/>
          <w:numId w:val="32"/>
        </w:numPr>
        <w:spacing w:before="0"/>
        <w:ind w:left="721" w:hanging="437"/>
      </w:pPr>
      <w:bookmarkStart w:id="5" w:name="_Toc445811002"/>
      <w:r w:rsidRPr="00ED1396">
        <w:t>Documents de référence</w:t>
      </w:r>
      <w:bookmarkEnd w:id="5"/>
    </w:p>
    <w:p w14:paraId="17F2A1B9" w14:textId="77777777" w:rsidR="00F74843"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Une procédure expliquant le processus existant et les acteurs impliqués sera mise à disposition à l’équipe informatique.  </w:t>
      </w:r>
    </w:p>
    <w:p w14:paraId="5232E2A4" w14:textId="77777777" w:rsidR="000D3A78" w:rsidRDefault="000D3A78"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t>Plusieurs diagrammes conçus par le Chef de projet MOA expliquant la démarche prévue par la marie sont annexés à ce cahier des charges.</w:t>
      </w:r>
      <w:r w:rsidR="003D26AB">
        <w:rPr>
          <w:rFonts w:ascii="Times New Roman" w:eastAsia="Times New Roman" w:hAnsi="Times New Roman" w:cs="Times New Roman"/>
          <w:color w:val="000000"/>
          <w:lang w:eastAsia="fr-FR"/>
        </w:rPr>
        <w:t xml:space="preserve"> Ces diagrammes ont un rôle informatif, elles peuvent évoluer en fonction des ateliers organisés dans le cadre de ce projet. </w:t>
      </w:r>
    </w:p>
    <w:p w14:paraId="052D7C68" w14:textId="77777777" w:rsidR="00ED1396" w:rsidRDefault="00ED1396" w:rsidP="00ED1396">
      <w:pPr>
        <w:pStyle w:val="Titre2"/>
        <w:numPr>
          <w:ilvl w:val="1"/>
          <w:numId w:val="32"/>
        </w:numPr>
        <w:ind w:hanging="436"/>
      </w:pPr>
      <w:bookmarkStart w:id="6" w:name="_Toc445811003"/>
      <w:r>
        <w:t>Planning prévisionnel</w:t>
      </w:r>
      <w:bookmarkEnd w:id="6"/>
    </w:p>
    <w:p w14:paraId="3D0A588E" w14:textId="77777777" w:rsidR="00ED1396" w:rsidRPr="00ED1396" w:rsidRDefault="00ED1396" w:rsidP="00ED1396">
      <w:pPr>
        <w:spacing w:before="100" w:beforeAutospacing="1" w:after="100" w:afterAutospacing="1" w:line="240" w:lineRule="auto"/>
        <w:jc w:val="both"/>
        <w:rPr>
          <w:rFonts w:ascii="Times New Roman" w:eastAsia="Times New Roman" w:hAnsi="Times New Roman" w:cs="Times New Roman"/>
          <w:color w:val="000000"/>
          <w:lang w:eastAsia="fr-FR"/>
        </w:rPr>
      </w:pPr>
      <w:r w:rsidRPr="00ED1396">
        <w:rPr>
          <w:rFonts w:ascii="Times New Roman" w:eastAsia="Times New Roman" w:hAnsi="Times New Roman" w:cs="Times New Roman"/>
          <w:color w:val="000000"/>
          <w:lang w:eastAsia="fr-FR"/>
        </w:rPr>
        <w:t xml:space="preserve">L’entreprise propose le planning suivant : </w:t>
      </w:r>
    </w:p>
    <w:tbl>
      <w:tblPr>
        <w:tblStyle w:val="Listeclaire-Accent1"/>
        <w:tblW w:w="0" w:type="auto"/>
        <w:tblLook w:val="04A0" w:firstRow="1" w:lastRow="0" w:firstColumn="1" w:lastColumn="0" w:noHBand="0" w:noVBand="1"/>
      </w:tblPr>
      <w:tblGrid>
        <w:gridCol w:w="4219"/>
        <w:gridCol w:w="1701"/>
        <w:gridCol w:w="3368"/>
      </w:tblGrid>
      <w:tr w:rsidR="00ED1396" w:rsidRPr="007D2E50" w14:paraId="3AF67BD1" w14:textId="77777777" w:rsidTr="00ED1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50F410F5"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Etape</w:t>
            </w:r>
          </w:p>
        </w:tc>
        <w:tc>
          <w:tcPr>
            <w:tcW w:w="1701" w:type="dxa"/>
          </w:tcPr>
          <w:p w14:paraId="3E3B6AE2" w14:textId="77777777" w:rsidR="00ED1396" w:rsidRPr="007D2E50" w:rsidRDefault="00ED1396" w:rsidP="00C278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Durée</w:t>
            </w:r>
          </w:p>
        </w:tc>
        <w:tc>
          <w:tcPr>
            <w:tcW w:w="3368" w:type="dxa"/>
          </w:tcPr>
          <w:p w14:paraId="08803ED1" w14:textId="77777777" w:rsidR="00ED1396" w:rsidRPr="007D2E50" w:rsidRDefault="00ED1396" w:rsidP="00ED139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Date de finalisation prévisionnelle</w:t>
            </w:r>
          </w:p>
        </w:tc>
      </w:tr>
      <w:tr w:rsidR="00ED1396" w:rsidRPr="007D2E50" w14:paraId="5B639209"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CF8DAFE"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Conception et validation spécifications</w:t>
            </w:r>
          </w:p>
        </w:tc>
        <w:tc>
          <w:tcPr>
            <w:tcW w:w="1701" w:type="dxa"/>
          </w:tcPr>
          <w:p w14:paraId="11F6027D"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mois</w:t>
            </w:r>
          </w:p>
        </w:tc>
        <w:tc>
          <w:tcPr>
            <w:tcW w:w="3368" w:type="dxa"/>
          </w:tcPr>
          <w:p w14:paraId="25CA4270"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8 février 2016</w:t>
            </w:r>
          </w:p>
        </w:tc>
      </w:tr>
      <w:tr w:rsidR="00ED1396" w:rsidRPr="007D2E50" w14:paraId="2D0BA241" w14:textId="77777777" w:rsidTr="00ED1396">
        <w:tc>
          <w:tcPr>
            <w:cnfStyle w:val="001000000000" w:firstRow="0" w:lastRow="0" w:firstColumn="1" w:lastColumn="0" w:oddVBand="0" w:evenVBand="0" w:oddHBand="0" w:evenHBand="0" w:firstRowFirstColumn="0" w:firstRowLastColumn="0" w:lastRowFirstColumn="0" w:lastRowLastColumn="0"/>
            <w:tcW w:w="4219" w:type="dxa"/>
          </w:tcPr>
          <w:p w14:paraId="15E64AD3"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Développement</w:t>
            </w:r>
          </w:p>
        </w:tc>
        <w:tc>
          <w:tcPr>
            <w:tcW w:w="1701" w:type="dxa"/>
          </w:tcPr>
          <w:p w14:paraId="3ED1352D"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 mois</w:t>
            </w:r>
          </w:p>
        </w:tc>
        <w:tc>
          <w:tcPr>
            <w:tcW w:w="3368" w:type="dxa"/>
          </w:tcPr>
          <w:p w14:paraId="7AF1E5D9"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9 mars 2016</w:t>
            </w:r>
          </w:p>
        </w:tc>
      </w:tr>
      <w:tr w:rsidR="00ED1396" w:rsidRPr="007D2E50" w14:paraId="682FC1D5"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325C6B29"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Recette</w:t>
            </w:r>
          </w:p>
        </w:tc>
        <w:tc>
          <w:tcPr>
            <w:tcW w:w="1701" w:type="dxa"/>
          </w:tcPr>
          <w:p w14:paraId="1E87CBAE"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semaine</w:t>
            </w:r>
          </w:p>
        </w:tc>
        <w:tc>
          <w:tcPr>
            <w:tcW w:w="3368" w:type="dxa"/>
          </w:tcPr>
          <w:p w14:paraId="5A9D8623"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16 mai 2016</w:t>
            </w:r>
          </w:p>
        </w:tc>
      </w:tr>
      <w:tr w:rsidR="00ED1396" w:rsidRPr="007D2E50" w14:paraId="2F638A62" w14:textId="77777777" w:rsidTr="00ED1396">
        <w:tc>
          <w:tcPr>
            <w:cnfStyle w:val="001000000000" w:firstRow="0" w:lastRow="0" w:firstColumn="1" w:lastColumn="0" w:oddVBand="0" w:evenVBand="0" w:oddHBand="0" w:evenHBand="0" w:firstRowFirstColumn="0" w:firstRowLastColumn="0" w:lastRowFirstColumn="0" w:lastRowLastColumn="0"/>
            <w:tcW w:w="4219" w:type="dxa"/>
          </w:tcPr>
          <w:p w14:paraId="0B2BEF69"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Formation</w:t>
            </w:r>
          </w:p>
        </w:tc>
        <w:tc>
          <w:tcPr>
            <w:tcW w:w="1701" w:type="dxa"/>
          </w:tcPr>
          <w:p w14:paraId="2F8C3941"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14:paraId="317D4F9A"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27 mai 2016</w:t>
            </w:r>
          </w:p>
        </w:tc>
      </w:tr>
      <w:tr w:rsidR="00ED1396" w:rsidRPr="007D2E50" w14:paraId="7E1FE676"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8C0975D"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Réception des livrables</w:t>
            </w:r>
          </w:p>
        </w:tc>
        <w:tc>
          <w:tcPr>
            <w:tcW w:w="1701" w:type="dxa"/>
          </w:tcPr>
          <w:p w14:paraId="2F7B8262"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14:paraId="3045BAE6"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10 juin 2016</w:t>
            </w:r>
          </w:p>
        </w:tc>
      </w:tr>
    </w:tbl>
    <w:p w14:paraId="28D94610" w14:textId="77777777" w:rsidR="00ED1396" w:rsidRPr="00ED1396" w:rsidRDefault="00ED1396" w:rsidP="00ED1396">
      <w:pPr>
        <w:spacing w:after="0"/>
        <w:jc w:val="both"/>
        <w:rPr>
          <w:rFonts w:ascii="Times New Roman" w:hAnsi="Times New Roman" w:cs="Times New Roman"/>
        </w:rPr>
      </w:pPr>
    </w:p>
    <w:p w14:paraId="32619DC5" w14:textId="77777777" w:rsidR="00F74843" w:rsidRPr="00ED1396" w:rsidRDefault="00F74843" w:rsidP="00ED1396">
      <w:pPr>
        <w:pStyle w:val="Titre2"/>
        <w:numPr>
          <w:ilvl w:val="1"/>
          <w:numId w:val="32"/>
        </w:numPr>
        <w:ind w:hanging="436"/>
      </w:pPr>
      <w:bookmarkStart w:id="7" w:name="_Toc445811004"/>
      <w:r w:rsidRPr="007D2E50">
        <w:t>Ateliers de conception</w:t>
      </w:r>
      <w:bookmarkEnd w:id="7"/>
    </w:p>
    <w:p w14:paraId="65EE4CC1" w14:textId="77777777" w:rsidR="00F74843" w:rsidRPr="001439B5" w:rsidRDefault="001439B5" w:rsidP="00812559">
      <w:p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Un utilisateur nommé </w:t>
      </w:r>
      <w:r w:rsidR="00133D57" w:rsidRPr="001439B5">
        <w:rPr>
          <w:rFonts w:ascii="Times New Roman" w:hAnsi="Times New Roman" w:cs="Times New Roman"/>
        </w:rPr>
        <w:t>par l’entreprise rest</w:t>
      </w:r>
      <w:r w:rsidR="00026CF2" w:rsidRPr="001439B5">
        <w:rPr>
          <w:rFonts w:ascii="Times New Roman" w:hAnsi="Times New Roman" w:cs="Times New Roman"/>
        </w:rPr>
        <w:t>e</w:t>
      </w:r>
      <w:r w:rsidR="00133D57" w:rsidRPr="001439B5">
        <w:rPr>
          <w:rFonts w:ascii="Times New Roman" w:hAnsi="Times New Roman" w:cs="Times New Roman"/>
        </w:rPr>
        <w:t>ra</w:t>
      </w:r>
      <w:r w:rsidR="00F74843" w:rsidRPr="001439B5">
        <w:rPr>
          <w:rFonts w:ascii="Times New Roman" w:hAnsi="Times New Roman" w:cs="Times New Roman"/>
        </w:rPr>
        <w:t xml:space="preserve"> à la disposition de l’équipe informatique tout au long du projet. Des ateliers de travail collaboratif seront organisés afin de prendre en compte les souhaits et les contraintes des utilisateurs finaux. </w:t>
      </w:r>
    </w:p>
    <w:p w14:paraId="02037F2E" w14:textId="77777777" w:rsidR="00F74843" w:rsidRPr="00ED1396" w:rsidRDefault="00F74843" w:rsidP="00ED1396">
      <w:pPr>
        <w:pStyle w:val="Titre2"/>
        <w:numPr>
          <w:ilvl w:val="1"/>
          <w:numId w:val="32"/>
        </w:numPr>
        <w:ind w:hanging="436"/>
      </w:pPr>
      <w:bookmarkStart w:id="8" w:name="_Toc445811005"/>
      <w:r w:rsidRPr="00ED1396">
        <w:t>Validation des spécifications détaillées</w:t>
      </w:r>
      <w:bookmarkEnd w:id="8"/>
    </w:p>
    <w:p w14:paraId="5B32ACE0" w14:textId="77777777" w:rsidR="00F74843" w:rsidRPr="001439B5" w:rsidRDefault="00F74843" w:rsidP="001439B5">
      <w:pPr>
        <w:spacing w:before="240"/>
        <w:jc w:val="both"/>
        <w:rPr>
          <w:rFonts w:ascii="Times New Roman" w:hAnsi="Times New Roman" w:cs="Times New Roman"/>
        </w:rPr>
      </w:pPr>
      <w:r w:rsidRPr="001439B5">
        <w:rPr>
          <w:rFonts w:ascii="Times New Roman" w:hAnsi="Times New Roman" w:cs="Times New Roman"/>
        </w:rPr>
        <w:t>Une validation des spécifications détaillées sera effectuée par le Chef de projet. Cette validation portera également sur le protocole de recette qui sera appliqué à l’issue de la phase de développement, et sur les principes retenus pour les dialogues avec l’utilisateur.</w:t>
      </w:r>
    </w:p>
    <w:p w14:paraId="421EEAD0" w14:textId="77777777" w:rsidR="00F74843" w:rsidRPr="00ED1396" w:rsidRDefault="00F74843" w:rsidP="00ED1396">
      <w:pPr>
        <w:pStyle w:val="Titre2"/>
        <w:numPr>
          <w:ilvl w:val="1"/>
          <w:numId w:val="32"/>
        </w:numPr>
        <w:ind w:hanging="436"/>
      </w:pPr>
      <w:bookmarkStart w:id="9" w:name="_Toc445811006"/>
      <w:r w:rsidRPr="00ED1396">
        <w:t>Développement</w:t>
      </w:r>
      <w:bookmarkEnd w:id="9"/>
    </w:p>
    <w:p w14:paraId="37230B73" w14:textId="77777777" w:rsidR="009D7BCF" w:rsidRPr="001439B5" w:rsidRDefault="009D7BCF" w:rsidP="001439B5">
      <w:pPr>
        <w:spacing w:before="100" w:beforeAutospacing="1" w:after="100" w:afterAutospacing="1" w:line="240" w:lineRule="auto"/>
        <w:jc w:val="both"/>
        <w:rPr>
          <w:rFonts w:ascii="Times New Roman" w:eastAsia="Times New Roman" w:hAnsi="Times New Roman" w:cs="Times New Roman"/>
          <w:color w:val="000000"/>
          <w:lang w:eastAsia="fr-FR"/>
        </w:rPr>
      </w:pPr>
      <w:r w:rsidRPr="001439B5">
        <w:rPr>
          <w:rFonts w:ascii="Times New Roman" w:eastAsia="Times New Roman" w:hAnsi="Times New Roman" w:cs="Times New Roman"/>
          <w:color w:val="000000"/>
          <w:lang w:eastAsia="fr-FR"/>
        </w:rPr>
        <w:t xml:space="preserve">Le développement sera réalisé par l’équipe informatique. Un point étape pourra être calé afin de résoudre différentes anomalies rencontrées lors de cette phase. </w:t>
      </w:r>
    </w:p>
    <w:p w14:paraId="567B051B" w14:textId="77777777" w:rsidR="00F74843" w:rsidRPr="00ED1396" w:rsidRDefault="00EC60C4" w:rsidP="00ED1396">
      <w:pPr>
        <w:pStyle w:val="Titre2"/>
        <w:numPr>
          <w:ilvl w:val="1"/>
          <w:numId w:val="32"/>
        </w:numPr>
        <w:ind w:hanging="436"/>
      </w:pPr>
      <w:bookmarkStart w:id="10" w:name="_Toc445811007"/>
      <w:r w:rsidRPr="00ED1396">
        <w:t>Recette</w:t>
      </w:r>
      <w:bookmarkEnd w:id="10"/>
    </w:p>
    <w:p w14:paraId="487FBDD7" w14:textId="77777777" w:rsidR="00F74843" w:rsidRPr="007D2E50" w:rsidRDefault="00F74843" w:rsidP="00812559">
      <w:pPr>
        <w:spacing w:before="240"/>
        <w:jc w:val="both"/>
        <w:rPr>
          <w:rFonts w:ascii="Times New Roman" w:hAnsi="Times New Roman" w:cs="Times New Roman"/>
        </w:rPr>
      </w:pPr>
      <w:r w:rsidRPr="007D2E50">
        <w:rPr>
          <w:rFonts w:ascii="Times New Roman" w:hAnsi="Times New Roman" w:cs="Times New Roman"/>
        </w:rPr>
        <w:t>A la fin du développement de l’application, des utilisateurs</w:t>
      </w:r>
      <w:r w:rsidR="009D7BCF" w:rsidRPr="007D2E50">
        <w:rPr>
          <w:rFonts w:ascii="Times New Roman" w:hAnsi="Times New Roman" w:cs="Times New Roman"/>
        </w:rPr>
        <w:t xml:space="preserve"> nommés par le Chef de projet</w:t>
      </w:r>
      <w:r w:rsidRPr="007D2E50">
        <w:rPr>
          <w:rFonts w:ascii="Times New Roman" w:hAnsi="Times New Roman" w:cs="Times New Roman"/>
        </w:rPr>
        <w:t xml:space="preserve">  participeront à des ateliers de recette. Ils seront réalisés pendant 2 semaines </w:t>
      </w:r>
      <w:r w:rsidR="009D7BCF" w:rsidRPr="007D2E50">
        <w:rPr>
          <w:rFonts w:ascii="Times New Roman" w:hAnsi="Times New Roman" w:cs="Times New Roman"/>
        </w:rPr>
        <w:t xml:space="preserve"> et leur objectif est d</w:t>
      </w:r>
      <w:r w:rsidRPr="007D2E50">
        <w:rPr>
          <w:rFonts w:ascii="Times New Roman" w:hAnsi="Times New Roman" w:cs="Times New Roman"/>
        </w:rPr>
        <w:t xml:space="preserve">e </w:t>
      </w:r>
      <w:r w:rsidR="009D7BCF" w:rsidRPr="007D2E50">
        <w:rPr>
          <w:rFonts w:ascii="Times New Roman" w:hAnsi="Times New Roman" w:cs="Times New Roman"/>
        </w:rPr>
        <w:t>fiabiliser et/ ou valider l’</w:t>
      </w:r>
      <w:r w:rsidRPr="007D2E50">
        <w:rPr>
          <w:rFonts w:ascii="Times New Roman" w:hAnsi="Times New Roman" w:cs="Times New Roman"/>
        </w:rPr>
        <w:t>application</w:t>
      </w:r>
      <w:r w:rsidR="009D7BCF" w:rsidRPr="007D2E50">
        <w:rPr>
          <w:rFonts w:ascii="Times New Roman" w:hAnsi="Times New Roman" w:cs="Times New Roman"/>
        </w:rPr>
        <w:t xml:space="preserve"> proposée</w:t>
      </w:r>
      <w:r w:rsidRPr="007D2E50">
        <w:rPr>
          <w:rFonts w:ascii="Times New Roman" w:hAnsi="Times New Roman" w:cs="Times New Roman"/>
        </w:rPr>
        <w:t xml:space="preserve">.  </w:t>
      </w:r>
    </w:p>
    <w:p w14:paraId="67A2C38F" w14:textId="77777777" w:rsidR="00F74843" w:rsidRPr="00ED1396" w:rsidRDefault="00F74843" w:rsidP="00ED1396">
      <w:pPr>
        <w:pStyle w:val="Titre2"/>
        <w:numPr>
          <w:ilvl w:val="1"/>
          <w:numId w:val="32"/>
        </w:numPr>
        <w:ind w:hanging="436"/>
      </w:pPr>
      <w:bookmarkStart w:id="11" w:name="_Toc445811008"/>
      <w:r w:rsidRPr="00ED1396">
        <w:t>Formation</w:t>
      </w:r>
      <w:bookmarkEnd w:id="11"/>
      <w:r w:rsidRPr="00ED1396">
        <w:t xml:space="preserve"> </w:t>
      </w:r>
    </w:p>
    <w:p w14:paraId="6A3538B6" w14:textId="77777777" w:rsidR="00F74843" w:rsidRPr="007D2E50"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Une session de formation d’environ une journée devra être organisée pour les utilisateurs internes.</w:t>
      </w:r>
    </w:p>
    <w:p w14:paraId="16CD9050" w14:textId="77777777" w:rsidR="0060729B" w:rsidRDefault="0060729B" w:rsidP="0060729B">
      <w:pPr>
        <w:pStyle w:val="Titre2"/>
        <w:numPr>
          <w:ilvl w:val="1"/>
          <w:numId w:val="32"/>
        </w:numPr>
      </w:pPr>
      <w:bookmarkStart w:id="12" w:name="_Toc445811009"/>
      <w:r>
        <w:lastRenderedPageBreak/>
        <w:t>La propriété intellectuelle</w:t>
      </w:r>
      <w:bookmarkEnd w:id="12"/>
    </w:p>
    <w:p w14:paraId="6725F9A5" w14:textId="77777777" w:rsidR="0060729B" w:rsidRPr="0060729B" w:rsidRDefault="0060729B" w:rsidP="0060729B">
      <w:pPr>
        <w:spacing w:before="100" w:beforeAutospacing="1" w:after="0" w:line="240" w:lineRule="auto"/>
        <w:jc w:val="both"/>
        <w:rPr>
          <w:rFonts w:ascii="Times New Roman" w:eastAsia="Times New Roman" w:hAnsi="Times New Roman" w:cs="Times New Roman"/>
          <w:color w:val="000000"/>
          <w:lang w:eastAsia="fr-FR"/>
        </w:rPr>
      </w:pPr>
      <w:r w:rsidRPr="0060729B">
        <w:rPr>
          <w:rFonts w:ascii="Times New Roman" w:eastAsia="Times New Roman" w:hAnsi="Times New Roman" w:cs="Times New Roman"/>
          <w:color w:val="000000"/>
          <w:lang w:eastAsia="fr-FR"/>
        </w:rPr>
        <w:t xml:space="preserve">L’application développée restera dans la propriété de l’entreprise. </w:t>
      </w:r>
    </w:p>
    <w:p w14:paraId="36E70BB4" w14:textId="77777777" w:rsidR="00F74843" w:rsidRPr="00ED1396" w:rsidRDefault="00F74843" w:rsidP="00ED1396">
      <w:pPr>
        <w:pStyle w:val="Titre2"/>
        <w:numPr>
          <w:ilvl w:val="1"/>
          <w:numId w:val="32"/>
        </w:numPr>
        <w:ind w:hanging="436"/>
      </w:pPr>
      <w:bookmarkStart w:id="13" w:name="_Toc445811010"/>
      <w:r w:rsidRPr="007D2E50">
        <w:t>Livrables</w:t>
      </w:r>
      <w:bookmarkEnd w:id="13"/>
      <w:r w:rsidRPr="00ED1396">
        <w:rPr>
          <w:b w:val="0"/>
          <w:bCs w:val="0"/>
        </w:rPr>
        <w:t xml:space="preserve"> </w:t>
      </w:r>
    </w:p>
    <w:p w14:paraId="58B8CD48" w14:textId="77777777" w:rsidR="00F74843" w:rsidRPr="007D2E50" w:rsidRDefault="00F74843" w:rsidP="00812559">
      <w:pPr>
        <w:spacing w:before="100" w:beforeAutospacing="1" w:after="0"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Les livrables </w:t>
      </w:r>
      <w:r w:rsidR="009D7BCF" w:rsidRPr="007D2E50">
        <w:rPr>
          <w:rFonts w:ascii="Times New Roman" w:eastAsia="Times New Roman" w:hAnsi="Times New Roman" w:cs="Times New Roman"/>
          <w:color w:val="000000"/>
          <w:lang w:eastAsia="fr-FR"/>
        </w:rPr>
        <w:t>attendus par</w:t>
      </w:r>
      <w:r w:rsidRPr="007D2E50">
        <w:rPr>
          <w:rFonts w:ascii="Times New Roman" w:eastAsia="Times New Roman" w:hAnsi="Times New Roman" w:cs="Times New Roman"/>
          <w:color w:val="000000"/>
          <w:lang w:eastAsia="fr-FR"/>
        </w:rPr>
        <w:t xml:space="preserve"> l</w:t>
      </w:r>
      <w:r w:rsidR="009D7BCF" w:rsidRPr="007D2E50">
        <w:rPr>
          <w:rFonts w:ascii="Times New Roman" w:eastAsia="Times New Roman" w:hAnsi="Times New Roman" w:cs="Times New Roman"/>
          <w:color w:val="000000"/>
          <w:lang w:eastAsia="fr-FR"/>
        </w:rPr>
        <w:t xml:space="preserve">’entreprise </w:t>
      </w:r>
      <w:r w:rsidRPr="007D2E50">
        <w:rPr>
          <w:rFonts w:ascii="Times New Roman" w:eastAsia="Times New Roman" w:hAnsi="Times New Roman" w:cs="Times New Roman"/>
          <w:color w:val="000000"/>
          <w:lang w:eastAsia="fr-FR"/>
        </w:rPr>
        <w:t xml:space="preserve">sont : </w:t>
      </w:r>
    </w:p>
    <w:p w14:paraId="44A83BA4" w14:textId="77777777"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Application qui respecte l’ensemble de contraintes et des règles de gestion validées par les 2 parties ;</w:t>
      </w:r>
    </w:p>
    <w:p w14:paraId="0504DF6B" w14:textId="77777777"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hAnsi="Times New Roman" w:cs="Times New Roman"/>
          <w:color w:val="000000"/>
        </w:rPr>
      </w:pPr>
      <w:r w:rsidRPr="007D2E50">
        <w:rPr>
          <w:rFonts w:ascii="Times New Roman" w:eastAsia="Times New Roman" w:hAnsi="Times New Roman" w:cs="Times New Roman"/>
          <w:color w:val="000000"/>
          <w:lang w:eastAsia="fr-FR"/>
        </w:rPr>
        <w:t>Un mode opératoire expliquant l’utilisation de l’application.</w:t>
      </w:r>
      <w:r w:rsidRPr="007D2E50">
        <w:rPr>
          <w:rFonts w:ascii="Times New Roman" w:hAnsi="Times New Roman" w:cs="Times New Roman"/>
          <w:color w:val="000000"/>
        </w:rPr>
        <w:t xml:space="preserve"> </w:t>
      </w:r>
    </w:p>
    <w:p w14:paraId="26FBC15F" w14:textId="77777777" w:rsidR="00ED1396" w:rsidRDefault="00ED1396">
      <w:pPr>
        <w:rPr>
          <w:rFonts w:asciiTheme="majorHAnsi" w:eastAsiaTheme="majorEastAsia" w:hAnsiTheme="majorHAnsi" w:cstheme="majorBidi"/>
          <w:b/>
          <w:color w:val="365F91" w:themeColor="accent1" w:themeShade="BF"/>
          <w:sz w:val="28"/>
          <w:szCs w:val="28"/>
        </w:rPr>
      </w:pPr>
      <w:r>
        <w:rPr>
          <w:bCs/>
        </w:rPr>
        <w:br w:type="page"/>
      </w:r>
    </w:p>
    <w:p w14:paraId="23362784" w14:textId="77777777" w:rsidR="005A3A6A" w:rsidRPr="007D2E50" w:rsidRDefault="00ED1396" w:rsidP="00ED1396">
      <w:pPr>
        <w:pStyle w:val="Titre1"/>
        <w:jc w:val="center"/>
      </w:pPr>
      <w:bookmarkStart w:id="14" w:name="_Toc445811011"/>
      <w:r w:rsidRPr="00ED1396">
        <w:rPr>
          <w:bCs w:val="0"/>
        </w:rPr>
        <w:lastRenderedPageBreak/>
        <w:t>3.</w:t>
      </w:r>
      <w:r w:rsidRPr="00ED1396">
        <w:t xml:space="preserve"> </w:t>
      </w:r>
      <w:r w:rsidR="005A3A6A" w:rsidRPr="00ED1396">
        <w:t>Critères</w:t>
      </w:r>
      <w:r w:rsidR="005A3A6A" w:rsidRPr="007D2E50">
        <w:t xml:space="preserve"> de la solution technique</w:t>
      </w:r>
      <w:bookmarkEnd w:id="14"/>
    </w:p>
    <w:p w14:paraId="6F96A9CC" w14:textId="77777777" w:rsidR="005A3A6A" w:rsidRPr="007D2E50" w:rsidRDefault="005A3A6A" w:rsidP="00812559">
      <w:pPr>
        <w:spacing w:after="0"/>
        <w:jc w:val="both"/>
        <w:rPr>
          <w:rFonts w:ascii="Times New Roman" w:hAnsi="Times New Roman" w:cs="Times New Roman"/>
        </w:rPr>
      </w:pPr>
    </w:p>
    <w:p w14:paraId="01FCF5D1" w14:textId="77777777" w:rsidR="00704A43" w:rsidRPr="007D2E50" w:rsidRDefault="005A3A6A" w:rsidP="006170D6">
      <w:pPr>
        <w:spacing w:before="240"/>
        <w:jc w:val="both"/>
        <w:rPr>
          <w:rFonts w:ascii="Times New Roman" w:hAnsi="Times New Roman" w:cs="Times New Roman"/>
        </w:rPr>
      </w:pPr>
      <w:r w:rsidRPr="007D2E50">
        <w:rPr>
          <w:rFonts w:ascii="Times New Roman" w:hAnsi="Times New Roman" w:cs="Times New Roman"/>
        </w:rPr>
        <w:t xml:space="preserve">La solution technique devra reprendre le processus décris </w:t>
      </w:r>
      <w:r w:rsidR="0048722A">
        <w:rPr>
          <w:rFonts w:ascii="Times New Roman" w:hAnsi="Times New Roman" w:cs="Times New Roman"/>
        </w:rPr>
        <w:t>dans la partie 1.3</w:t>
      </w:r>
      <w:r w:rsidRPr="007D2E50">
        <w:rPr>
          <w:rFonts w:ascii="Times New Roman" w:hAnsi="Times New Roman" w:cs="Times New Roman"/>
        </w:rPr>
        <w:t xml:space="preserve">. </w:t>
      </w:r>
    </w:p>
    <w:p w14:paraId="606F0C65" w14:textId="77777777" w:rsidR="0048722A" w:rsidRDefault="005A3A6A" w:rsidP="006170D6">
      <w:pPr>
        <w:jc w:val="both"/>
        <w:rPr>
          <w:rFonts w:ascii="Times New Roman" w:hAnsi="Times New Roman" w:cs="Times New Roman"/>
        </w:rPr>
      </w:pPr>
      <w:r w:rsidRPr="007D2E50">
        <w:rPr>
          <w:rFonts w:ascii="Times New Roman" w:hAnsi="Times New Roman" w:cs="Times New Roman"/>
        </w:rPr>
        <w:t xml:space="preserve">Les documents à signer </w:t>
      </w:r>
      <w:r w:rsidR="00704A43" w:rsidRPr="007D2E50">
        <w:rPr>
          <w:rFonts w:ascii="Times New Roman" w:hAnsi="Times New Roman" w:cs="Times New Roman"/>
        </w:rPr>
        <w:t>pourront</w:t>
      </w:r>
      <w:r w:rsidRPr="007D2E50">
        <w:rPr>
          <w:rFonts w:ascii="Times New Roman" w:hAnsi="Times New Roman" w:cs="Times New Roman"/>
        </w:rPr>
        <w:t xml:space="preserve"> scannés et ajoutés dans l’application par les utilisateurs</w:t>
      </w:r>
      <w:r w:rsidR="00704A43" w:rsidRPr="007D2E50">
        <w:rPr>
          <w:rFonts w:ascii="Times New Roman" w:hAnsi="Times New Roman" w:cs="Times New Roman"/>
        </w:rPr>
        <w:t xml:space="preserve"> ou remplacés par des formulaires avec une validation électronique</w:t>
      </w:r>
      <w:r w:rsidRPr="007D2E50">
        <w:rPr>
          <w:rFonts w:ascii="Times New Roman" w:hAnsi="Times New Roman" w:cs="Times New Roman"/>
        </w:rPr>
        <w:t xml:space="preserve">. </w:t>
      </w:r>
    </w:p>
    <w:p w14:paraId="1F3B64C0" w14:textId="77777777" w:rsidR="005A3A6A" w:rsidRPr="007D2E50" w:rsidRDefault="0048722A" w:rsidP="006170D6">
      <w:pPr>
        <w:jc w:val="both"/>
        <w:rPr>
          <w:rFonts w:ascii="Times New Roman" w:hAnsi="Times New Roman" w:cs="Times New Roman"/>
        </w:rPr>
      </w:pPr>
      <w:r>
        <w:rPr>
          <w:rFonts w:ascii="Times New Roman" w:hAnsi="Times New Roman" w:cs="Times New Roman"/>
        </w:rPr>
        <w:t>L</w:t>
      </w:r>
      <w:r w:rsidR="005A3A6A" w:rsidRPr="007D2E50">
        <w:rPr>
          <w:rFonts w:ascii="Times New Roman" w:hAnsi="Times New Roman" w:cs="Times New Roman"/>
        </w:rPr>
        <w:t xml:space="preserve">’évolution de ce processus est permise. </w:t>
      </w:r>
    </w:p>
    <w:p w14:paraId="4494CD00" w14:textId="77777777" w:rsidR="005A3A6A" w:rsidRPr="007D2E50" w:rsidRDefault="005A3A6A" w:rsidP="00812559">
      <w:pPr>
        <w:spacing w:after="0"/>
        <w:jc w:val="both"/>
        <w:rPr>
          <w:rFonts w:ascii="Times New Roman" w:hAnsi="Times New Roman" w:cs="Times New Roman"/>
        </w:rPr>
      </w:pPr>
      <w:r w:rsidRPr="007D2E50">
        <w:rPr>
          <w:rFonts w:ascii="Times New Roman" w:hAnsi="Times New Roman" w:cs="Times New Roman"/>
        </w:rPr>
        <w:t xml:space="preserve">De plus, </w:t>
      </w:r>
      <w:r w:rsidR="006170D6">
        <w:rPr>
          <w:rFonts w:ascii="Times New Roman" w:hAnsi="Times New Roman" w:cs="Times New Roman"/>
        </w:rPr>
        <w:t>la solution proposée</w:t>
      </w:r>
      <w:r w:rsidRPr="007D2E50">
        <w:rPr>
          <w:rFonts w:ascii="Times New Roman" w:hAnsi="Times New Roman" w:cs="Times New Roman"/>
        </w:rPr>
        <w:t xml:space="preserve"> devra répondre aux contraintes suivantes : </w:t>
      </w:r>
    </w:p>
    <w:p w14:paraId="1B895C22" w14:textId="77777777" w:rsidR="005A3A6A" w:rsidRPr="0048722A" w:rsidRDefault="005A3A6A" w:rsidP="006170D6">
      <w:pPr>
        <w:pStyle w:val="Titre2"/>
        <w:numPr>
          <w:ilvl w:val="1"/>
          <w:numId w:val="10"/>
        </w:numPr>
        <w:spacing w:after="240"/>
        <w:rPr>
          <w:rStyle w:val="Titre3Car"/>
          <w:b/>
          <w:bCs/>
        </w:rPr>
      </w:pPr>
      <w:bookmarkStart w:id="15" w:name="_Toc445811012"/>
      <w:r w:rsidRPr="0048722A">
        <w:rPr>
          <w:rStyle w:val="Titre3Car"/>
          <w:b/>
          <w:bCs/>
        </w:rPr>
        <w:t>Economiques (budgétaires)</w:t>
      </w:r>
      <w:bookmarkEnd w:id="15"/>
    </w:p>
    <w:p w14:paraId="7FA043BD" w14:textId="77777777" w:rsidR="005A3A6A" w:rsidRPr="007D2E50" w:rsidRDefault="005A3A6A" w:rsidP="006170D6">
      <w:pPr>
        <w:jc w:val="both"/>
        <w:rPr>
          <w:rFonts w:ascii="Times New Roman" w:hAnsi="Times New Roman" w:cs="Times New Roman"/>
        </w:rPr>
      </w:pPr>
      <w:r w:rsidRPr="007D2E50">
        <w:rPr>
          <w:rFonts w:ascii="Times New Roman" w:hAnsi="Times New Roman" w:cs="Times New Roman"/>
        </w:rPr>
        <w:t>L’application devra être réceptionnée au plus tard le 10 juin 2016.</w:t>
      </w:r>
    </w:p>
    <w:p w14:paraId="42539D20" w14:textId="01EBFA27" w:rsidR="005A3A6A" w:rsidRPr="007D2E50" w:rsidRDefault="005A3A6A" w:rsidP="006170D6">
      <w:pPr>
        <w:jc w:val="both"/>
        <w:rPr>
          <w:rFonts w:ascii="Times New Roman" w:hAnsi="Times New Roman" w:cs="Times New Roman"/>
        </w:rPr>
      </w:pPr>
      <w:r w:rsidRPr="007D2E50">
        <w:rPr>
          <w:rFonts w:ascii="Times New Roman" w:hAnsi="Times New Roman" w:cs="Times New Roman"/>
        </w:rPr>
        <w:t>Le budget alloué pour la réalisation de cette application est</w:t>
      </w:r>
      <w:ins w:id="16" w:author="Anca Horeanu" w:date="2016-03-15T20:44:00Z">
        <w:r w:rsidR="008F284A">
          <w:rPr>
            <w:rFonts w:ascii="Times New Roman" w:hAnsi="Times New Roman" w:cs="Times New Roman"/>
          </w:rPr>
          <w:t xml:space="preserve"> 10 000€</w:t>
        </w:r>
      </w:ins>
      <w:r w:rsidRPr="007D2E50">
        <w:rPr>
          <w:rFonts w:ascii="Times New Roman" w:hAnsi="Times New Roman" w:cs="Times New Roman"/>
        </w:rPr>
        <w:t xml:space="preserve"> </w:t>
      </w:r>
      <w:commentRangeStart w:id="17"/>
      <w:del w:id="18" w:author="Adrien Adrien" w:date="2016-03-15T12:56:00Z">
        <w:r w:rsidRPr="007D2E50" w:rsidDel="009F572A">
          <w:rPr>
            <w:rFonts w:ascii="Times New Roman" w:hAnsi="Times New Roman" w:cs="Times New Roman"/>
          </w:rPr>
          <w:delText>100 00</w:delText>
        </w:r>
      </w:del>
      <w:r w:rsidRPr="007D2E50">
        <w:rPr>
          <w:rFonts w:ascii="Times New Roman" w:hAnsi="Times New Roman" w:cs="Times New Roman"/>
        </w:rPr>
        <w:t xml:space="preserve">0€. </w:t>
      </w:r>
      <w:commentRangeEnd w:id="17"/>
      <w:r w:rsidR="006419A9">
        <w:rPr>
          <w:rStyle w:val="Marquedecommentaire"/>
        </w:rPr>
        <w:commentReference w:id="17"/>
      </w:r>
      <w:ins w:id="19" w:author="Anca Horeanu" w:date="2016-03-15T20:44:00Z">
        <w:r w:rsidR="008F284A">
          <w:rPr>
            <w:rFonts w:ascii="Times New Roman" w:hAnsi="Times New Roman" w:cs="Times New Roman"/>
          </w:rPr>
          <w:t xml:space="preserve"> </w:t>
        </w:r>
      </w:ins>
    </w:p>
    <w:p w14:paraId="1CBFAB05" w14:textId="272D39A4" w:rsidR="005A3A6A" w:rsidRPr="007D2E50" w:rsidDel="009F572A" w:rsidRDefault="005A3A6A" w:rsidP="006170D6">
      <w:pPr>
        <w:jc w:val="both"/>
        <w:rPr>
          <w:del w:id="20" w:author="Adrien Adrien" w:date="2016-03-15T12:56:00Z"/>
          <w:rFonts w:ascii="Times New Roman" w:hAnsi="Times New Roman" w:cs="Times New Roman"/>
        </w:rPr>
      </w:pPr>
      <w:del w:id="21" w:author="Adrien Adrien" w:date="2016-03-15T12:56:00Z">
        <w:r w:rsidRPr="007D2E50" w:rsidDel="009F572A">
          <w:rPr>
            <w:rFonts w:ascii="Times New Roman" w:hAnsi="Times New Roman" w:cs="Times New Roman"/>
          </w:rPr>
          <w:delText>Il inclut </w:delText>
        </w:r>
        <w:r w:rsidR="00E656A5" w:rsidRPr="007D2E50" w:rsidDel="009F572A">
          <w:rPr>
            <w:rFonts w:ascii="Times New Roman" w:hAnsi="Times New Roman" w:cs="Times New Roman"/>
          </w:rPr>
          <w:delText>la réalisation de ce projet et l</w:delText>
        </w:r>
        <w:r w:rsidRPr="007D2E50" w:rsidDel="009F572A">
          <w:rPr>
            <w:rFonts w:ascii="Times New Roman" w:hAnsi="Times New Roman" w:cs="Times New Roman"/>
          </w:rPr>
          <w:delText>a maintenance (durée : 1 an après la livraison).</w:delText>
        </w:r>
        <w:bookmarkStart w:id="22" w:name="_Toc445811013"/>
        <w:bookmarkEnd w:id="22"/>
      </w:del>
    </w:p>
    <w:p w14:paraId="0010A2DB" w14:textId="77777777" w:rsidR="005A3A6A" w:rsidRPr="0048722A" w:rsidRDefault="005A3A6A" w:rsidP="006170D6">
      <w:pPr>
        <w:pStyle w:val="Titre2"/>
        <w:numPr>
          <w:ilvl w:val="1"/>
          <w:numId w:val="10"/>
        </w:numPr>
        <w:spacing w:after="240"/>
        <w:rPr>
          <w:rStyle w:val="Titre3Car"/>
          <w:b/>
          <w:bCs/>
        </w:rPr>
      </w:pPr>
      <w:bookmarkStart w:id="23" w:name="_Toc445811014"/>
      <w:r w:rsidRPr="0048722A">
        <w:rPr>
          <w:rStyle w:val="Titre3Car"/>
          <w:b/>
          <w:bCs/>
        </w:rPr>
        <w:t>Environnementales</w:t>
      </w:r>
      <w:bookmarkEnd w:id="23"/>
    </w:p>
    <w:p w14:paraId="19445C57" w14:textId="77777777" w:rsidR="005A3A6A" w:rsidRPr="007D2E50" w:rsidRDefault="005A3A6A" w:rsidP="006170D6">
      <w:pPr>
        <w:jc w:val="both"/>
        <w:rPr>
          <w:rFonts w:ascii="Times New Roman" w:hAnsi="Times New Roman" w:cs="Times New Roman"/>
        </w:rPr>
      </w:pPr>
      <w:r w:rsidRPr="007D2E50">
        <w:rPr>
          <w:rFonts w:ascii="Times New Roman" w:hAnsi="Times New Roman" w:cs="Times New Roman"/>
        </w:rPr>
        <w:t xml:space="preserve">La mise en place de cette application devra réduire le nombre de documents papiers transmis en interne (entre les agents municipaux et le service de location, entre le service technique et le service de location etc.). </w:t>
      </w:r>
    </w:p>
    <w:p w14:paraId="6E973299" w14:textId="77777777" w:rsidR="005A3A6A" w:rsidRPr="0048722A" w:rsidRDefault="005A3A6A" w:rsidP="0048722A">
      <w:pPr>
        <w:pStyle w:val="Titre2"/>
        <w:numPr>
          <w:ilvl w:val="1"/>
          <w:numId w:val="10"/>
        </w:numPr>
        <w:rPr>
          <w:rStyle w:val="Titre3Car"/>
          <w:b/>
          <w:bCs/>
        </w:rPr>
      </w:pPr>
      <w:bookmarkStart w:id="24" w:name="_Toc445811015"/>
      <w:r w:rsidRPr="0048722A">
        <w:rPr>
          <w:rStyle w:val="Titre3Car"/>
          <w:b/>
          <w:bCs/>
        </w:rPr>
        <w:t>Sécuritaires</w:t>
      </w:r>
      <w:bookmarkEnd w:id="24"/>
    </w:p>
    <w:p w14:paraId="397CF988" w14:textId="34E067B7"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La sécurisation des données utilisateur est une priorité pour l’entreprise. </w:t>
      </w:r>
      <w:r w:rsidR="005651E1" w:rsidRPr="007D2E50">
        <w:rPr>
          <w:rFonts w:ascii="Times New Roman" w:hAnsi="Times New Roman" w:cs="Times New Roman"/>
        </w:rPr>
        <w:t xml:space="preserve"> L’équipe informatique doit prendre en compte, dans le développement de l’application les règles définis par le CNIL</w:t>
      </w:r>
      <w:ins w:id="25" w:author="Anca Horeanu" w:date="2016-03-15T20:48:00Z">
        <w:r w:rsidR="00D514E6">
          <w:rPr>
            <w:rFonts w:ascii="Times New Roman" w:hAnsi="Times New Roman" w:cs="Times New Roman"/>
          </w:rPr>
          <w:t>, par exemple</w:t>
        </w:r>
      </w:ins>
      <w:del w:id="26" w:author="Anca Horeanu" w:date="2016-03-15T20:47:00Z">
        <w:r w:rsidR="005651E1" w:rsidRPr="007D2E50" w:rsidDel="00D514E6">
          <w:rPr>
            <w:rFonts w:ascii="Times New Roman" w:hAnsi="Times New Roman" w:cs="Times New Roman"/>
          </w:rPr>
          <w:delText xml:space="preserve">, </w:delText>
        </w:r>
      </w:del>
      <w:ins w:id="27" w:author="Anca Horeanu" w:date="2016-03-15T20:46:00Z">
        <w:r w:rsidR="008F284A">
          <w:rPr>
            <w:rFonts w:ascii="Times New Roman" w:hAnsi="Times New Roman" w:cs="Times New Roman"/>
          </w:rPr>
          <w:t> </w:t>
        </w:r>
      </w:ins>
      <w:commentRangeStart w:id="28"/>
      <w:del w:id="29" w:author="Anca Horeanu" w:date="2016-03-15T20:46:00Z">
        <w:r w:rsidR="005651E1" w:rsidRPr="007D2E50" w:rsidDel="008F284A">
          <w:rPr>
            <w:rFonts w:ascii="Times New Roman" w:hAnsi="Times New Roman" w:cs="Times New Roman"/>
          </w:rPr>
          <w:delText>notamment</w:delText>
        </w:r>
      </w:del>
      <w:r w:rsidR="005651E1" w:rsidRPr="007D2E50">
        <w:rPr>
          <w:rFonts w:ascii="Times New Roman" w:hAnsi="Times New Roman" w:cs="Times New Roman"/>
        </w:rPr>
        <w:t xml:space="preserve"> </w:t>
      </w:r>
      <w:commentRangeEnd w:id="28"/>
      <w:r w:rsidR="0073040E">
        <w:rPr>
          <w:rStyle w:val="Marquedecommentaire"/>
        </w:rPr>
        <w:commentReference w:id="28"/>
      </w:r>
      <w:r w:rsidR="005651E1" w:rsidRPr="007D2E50">
        <w:rPr>
          <w:rFonts w:ascii="Times New Roman" w:hAnsi="Times New Roman" w:cs="Times New Roman"/>
        </w:rPr>
        <w:t xml:space="preserve">les 2 points ci-dessous : </w:t>
      </w:r>
    </w:p>
    <w:p w14:paraId="0A7DB80B" w14:textId="77777777" w:rsidR="00663BDE" w:rsidRPr="007D2E50" w:rsidRDefault="00CF5168" w:rsidP="00812559">
      <w:pPr>
        <w:jc w:val="both"/>
        <w:rPr>
          <w:rFonts w:ascii="Times New Roman" w:hAnsi="Times New Roman" w:cs="Times New Roman"/>
        </w:rPr>
      </w:pPr>
      <w:r w:rsidRPr="007D2E50">
        <w:rPr>
          <w:rFonts w:ascii="Times New Roman" w:hAnsi="Times New Roman" w:cs="Times New Roman"/>
        </w:rPr>
        <w:t xml:space="preserve">1. </w:t>
      </w:r>
      <w:r w:rsidR="00663BDE" w:rsidRPr="007D2E50">
        <w:rPr>
          <w:rFonts w:ascii="Times New Roman" w:hAnsi="Times New Roman" w:cs="Times New Roman"/>
        </w:rPr>
        <w:t>« Afin de garantir que chaque utilisateur du système informatique n’accède qu’aux données qu’il a besoin de connaître, deux éléments sont nécessaires :</w:t>
      </w:r>
    </w:p>
    <w:p w14:paraId="140A251D" w14:textId="77777777"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la remise d’un identifiant unique à chaque utilisateur associé à un moyen de s’authentifier : une méthode d’authentification ;</w:t>
      </w:r>
    </w:p>
    <w:p w14:paraId="643E75F7" w14:textId="77777777"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un contrôle a priori de l’accès aux données pour chaque catégorie d’utilisateurs : une gestion des habilitations. […]</w:t>
      </w:r>
    </w:p>
    <w:p w14:paraId="4B4079EB"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A propos des identifiants (ou </w:t>
      </w:r>
      <w:proofErr w:type="spellStart"/>
      <w:r w:rsidRPr="007D2E50">
        <w:rPr>
          <w:rFonts w:ascii="Times New Roman" w:hAnsi="Times New Roman" w:cs="Times New Roman"/>
        </w:rPr>
        <w:t>logins</w:t>
      </w:r>
      <w:proofErr w:type="spellEnd"/>
      <w:r w:rsidRPr="007D2E50">
        <w:rPr>
          <w:rFonts w:ascii="Times New Roman" w:hAnsi="Times New Roman" w:cs="Times New Roman"/>
        </w:rPr>
        <w:t xml:space="preserve">) des utilisateurs, ceux-ci doivent, dans la mesure du possible, être différents de ceux des comptes définis par défaut </w:t>
      </w:r>
      <w:r w:rsidR="000C6D81" w:rsidRPr="007D2E50">
        <w:rPr>
          <w:rFonts w:ascii="Times New Roman" w:hAnsi="Times New Roman" w:cs="Times New Roman"/>
        </w:rPr>
        <w:t>par les éditeurs de logiciels.</w:t>
      </w:r>
    </w:p>
    <w:p w14:paraId="03920983"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Aucun compte ne devrait être partagé entre plusieurs utilisateurs.</w:t>
      </w:r>
    </w:p>
    <w:p w14:paraId="1483919A"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Dans le cas d’une authentification des utilisateurs basée sur des mots de passe, leur mise en œuvre doit respecter les règles suivantes :</w:t>
      </w:r>
    </w:p>
    <w:p w14:paraId="16757E77" w14:textId="77777777"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avoir une taille de 8 caractères minimum ;</w:t>
      </w:r>
    </w:p>
    <w:p w14:paraId="34815394" w14:textId="77777777"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utiliser des caractères de types différents (majuscules, minuscules, chiffres, caractères spéciaux). Des moyens mnémotechniques permettent de créer des mots de passe complexe, par exemple</w:t>
      </w:r>
    </w:p>
    <w:p w14:paraId="60701F05"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ne conservant que les premières lettres des mots d’une phrase ;</w:t>
      </w:r>
    </w:p>
    <w:p w14:paraId="4862DCE1"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lastRenderedPageBreak/>
        <w:t>en mettant une majuscule si le mot est un nom (ex : Chef) ;</w:t>
      </w:r>
    </w:p>
    <w:p w14:paraId="13C08A51"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gardant des signes de ponctuation (ex : ’) ;</w:t>
      </w:r>
    </w:p>
    <w:p w14:paraId="5C871273"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exprimant les nombres à l’aide des chiffres de 0 à 9 (ex : Un -&gt;1) ;</w:t>
      </w:r>
    </w:p>
    <w:p w14:paraId="44DBBB7D" w14:textId="77777777" w:rsidR="00663BDE" w:rsidRPr="007D2E50" w:rsidRDefault="00663BDE" w:rsidP="00812559">
      <w:pPr>
        <w:pStyle w:val="Paragraphedeliste"/>
        <w:numPr>
          <w:ilvl w:val="0"/>
          <w:numId w:val="7"/>
        </w:numPr>
        <w:jc w:val="both"/>
        <w:rPr>
          <w:rFonts w:ascii="Times New Roman" w:hAnsi="Times New Roman" w:cs="Times New Roman"/>
        </w:rPr>
      </w:pPr>
      <w:r w:rsidRPr="007D2E50">
        <w:rPr>
          <w:rFonts w:ascii="Times New Roman" w:hAnsi="Times New Roman" w:cs="Times New Roman"/>
        </w:rPr>
        <w:t>changer de mot de passe régulièrement (tous les 3 mois par exemple).</w:t>
      </w:r>
    </w:p>
    <w:p w14:paraId="3CB491F6"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Lorsque le renouvellement d’un mot de passe est consécutif à un oubli, une fois que le mot de passe a été réinitialisé, l’utilisateur doit être dans l’obligation de le changer dès sa première connexion afin de le personnaliser.</w:t>
      </w:r>
      <w:r w:rsidR="005651E1" w:rsidRPr="007D2E50">
        <w:rPr>
          <w:rFonts w:ascii="Times New Roman" w:hAnsi="Times New Roman" w:cs="Times New Roman"/>
        </w:rPr>
        <w:t> »</w:t>
      </w:r>
    </w:p>
    <w:p w14:paraId="76506541" w14:textId="77777777" w:rsidR="005A3A6A" w:rsidRPr="007D2E50" w:rsidRDefault="00CF5168" w:rsidP="00812559">
      <w:pPr>
        <w:spacing w:before="240"/>
        <w:jc w:val="both"/>
        <w:rPr>
          <w:rFonts w:ascii="Times New Roman" w:hAnsi="Times New Roman" w:cs="Times New Roman"/>
        </w:rPr>
      </w:pPr>
      <w:r w:rsidRPr="007D2E50">
        <w:rPr>
          <w:rFonts w:ascii="Times New Roman" w:hAnsi="Times New Roman" w:cs="Times New Roman"/>
        </w:rPr>
        <w:t>2. P</w:t>
      </w:r>
      <w:r w:rsidR="005A3A6A" w:rsidRPr="007D2E50">
        <w:rPr>
          <w:rFonts w:ascii="Times New Roman" w:hAnsi="Times New Roman" w:cs="Times New Roman"/>
        </w:rPr>
        <w:t>our que l’entreprise puisse utiliser les données d’</w:t>
      </w:r>
      <w:r w:rsidR="00663BDE" w:rsidRPr="007D2E50">
        <w:rPr>
          <w:rFonts w:ascii="Times New Roman" w:hAnsi="Times New Roman" w:cs="Times New Roman"/>
        </w:rPr>
        <w:t xml:space="preserve">utilisateurs </w:t>
      </w:r>
      <w:r w:rsidR="005A3A6A" w:rsidRPr="007D2E50">
        <w:rPr>
          <w:rFonts w:ascii="Times New Roman" w:hAnsi="Times New Roman" w:cs="Times New Roman"/>
        </w:rPr>
        <w:t xml:space="preserve">pour la prospection commerciale, le principe décrit ci-dessous doit être pris en compte dans la conception des formulaires. </w:t>
      </w:r>
    </w:p>
    <w:p w14:paraId="0549551E"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 Le principe : information préalable et droit d'opposition</w:t>
      </w:r>
      <w:r w:rsidR="003D57F3" w:rsidRPr="007D2E50">
        <w:rPr>
          <w:rFonts w:ascii="Times New Roman" w:hAnsi="Times New Roman" w:cs="Times New Roman"/>
        </w:rPr>
        <w:t> »</w:t>
      </w:r>
    </w:p>
    <w:p w14:paraId="695325F4" w14:textId="77777777" w:rsidR="005A3A6A" w:rsidRPr="007D2E50" w:rsidRDefault="003D57F3" w:rsidP="00812559">
      <w:pPr>
        <w:jc w:val="both"/>
        <w:rPr>
          <w:rFonts w:ascii="Times New Roman" w:hAnsi="Times New Roman" w:cs="Times New Roman"/>
        </w:rPr>
      </w:pPr>
      <w:r w:rsidRPr="007D2E50">
        <w:rPr>
          <w:rFonts w:ascii="Times New Roman" w:hAnsi="Times New Roman" w:cs="Times New Roman"/>
        </w:rPr>
        <w:t>L</w:t>
      </w:r>
      <w:r w:rsidR="005A3A6A" w:rsidRPr="007D2E50">
        <w:rPr>
          <w:rFonts w:ascii="Times New Roman" w:hAnsi="Times New Roman" w:cs="Times New Roman"/>
        </w:rPr>
        <w:t>a personne doit, au moment de la collecte de son adresse de messagerie</w:t>
      </w:r>
    </w:p>
    <w:p w14:paraId="35E3FB7A" w14:textId="77777777"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informée que son adresse électronique sera utilisée à des fins de prospection,</w:t>
      </w:r>
    </w:p>
    <w:p w14:paraId="06333823" w14:textId="77777777"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en mesure de s’opposer à cette utilisation de manière simple et gratuite.</w:t>
      </w:r>
    </w:p>
    <w:p w14:paraId="75FD4EC2" w14:textId="77777777" w:rsidR="005A3A6A" w:rsidRPr="007D2E50" w:rsidRDefault="005A3A6A" w:rsidP="00812559">
      <w:pPr>
        <w:jc w:val="both"/>
        <w:rPr>
          <w:rFonts w:ascii="Times New Roman" w:hAnsi="Times New Roman" w:cs="Times New Roman"/>
          <w:b/>
        </w:rPr>
      </w:pPr>
      <w:r w:rsidRPr="007D2E50">
        <w:rPr>
          <w:rFonts w:ascii="Times New Roman" w:hAnsi="Times New Roman" w:cs="Times New Roman"/>
          <w:b/>
        </w:rPr>
        <w:t>La CNIL recommande que le consentement préalable ou le droit d'opposition soit recueilli par le biais d’une case à cocher. L'utilisation d'une case pré-cochée est à proscrire car contraire à la loi. »</w:t>
      </w:r>
      <w:r w:rsidRPr="007D2E50">
        <w:rPr>
          <w:rStyle w:val="Appelnotedebasdep"/>
          <w:rFonts w:ascii="Times New Roman" w:hAnsi="Times New Roman" w:cs="Times New Roman"/>
          <w:b/>
        </w:rPr>
        <w:footnoteReference w:id="1"/>
      </w:r>
    </w:p>
    <w:p w14:paraId="11C36396"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De plus, des contrôles automatiques et manuels vont être définis et mis en place afin de sécuriser l’application: par exemple, acceptation d’un seul type de données pour un champ de saisie.</w:t>
      </w:r>
    </w:p>
    <w:p w14:paraId="0FD035C1" w14:textId="77777777" w:rsidR="007D2E50" w:rsidRDefault="007D2E50" w:rsidP="00812559">
      <w:pPr>
        <w:jc w:val="both"/>
        <w:rPr>
          <w:rFonts w:ascii="Times New Roman" w:hAnsi="Times New Roman" w:cs="Times New Roman"/>
        </w:rPr>
      </w:pPr>
      <w:r w:rsidRPr="007D2E50">
        <w:rPr>
          <w:rFonts w:ascii="Times New Roman" w:hAnsi="Times New Roman" w:cs="Times New Roman"/>
        </w:rPr>
        <w:t>Par ailleurs, lors de la maintenance et des interventions tech</w:t>
      </w:r>
      <w:r>
        <w:rPr>
          <w:rFonts w:ascii="Times New Roman" w:hAnsi="Times New Roman" w:cs="Times New Roman"/>
        </w:rPr>
        <w:t xml:space="preserve">niques, la sécurité des données </w:t>
      </w:r>
      <w:r w:rsidRPr="007D2E50">
        <w:rPr>
          <w:rFonts w:ascii="Times New Roman" w:hAnsi="Times New Roman" w:cs="Times New Roman"/>
        </w:rPr>
        <w:t>doit être garantie.</w:t>
      </w:r>
    </w:p>
    <w:p w14:paraId="41AAF2CC" w14:textId="77777777" w:rsidR="00707B9F" w:rsidRPr="007D2E50" w:rsidRDefault="00707B9F" w:rsidP="00812559">
      <w:pPr>
        <w:jc w:val="both"/>
        <w:rPr>
          <w:rFonts w:ascii="Times New Roman" w:hAnsi="Times New Roman" w:cs="Times New Roman"/>
        </w:rPr>
      </w:pPr>
    </w:p>
    <w:p w14:paraId="5631531A" w14:textId="77777777" w:rsidR="005A3A6A" w:rsidRPr="0048722A" w:rsidRDefault="005A3A6A" w:rsidP="0048722A">
      <w:pPr>
        <w:pStyle w:val="Titre2"/>
        <w:numPr>
          <w:ilvl w:val="1"/>
          <w:numId w:val="10"/>
        </w:numPr>
        <w:rPr>
          <w:rStyle w:val="Titre3Car"/>
          <w:b/>
          <w:bCs/>
        </w:rPr>
      </w:pPr>
      <w:bookmarkStart w:id="30" w:name="_Toc445811016"/>
      <w:r w:rsidRPr="0048722A">
        <w:rPr>
          <w:rStyle w:val="Titre3Car"/>
          <w:b/>
          <w:bCs/>
        </w:rPr>
        <w:t>Industrielles</w:t>
      </w:r>
      <w:bookmarkEnd w:id="30"/>
      <w:r w:rsidRPr="0048722A">
        <w:rPr>
          <w:rStyle w:val="Titre3Car"/>
          <w:b/>
          <w:bCs/>
        </w:rPr>
        <w:t xml:space="preserve"> </w:t>
      </w:r>
    </w:p>
    <w:p w14:paraId="3D4DE1DD" w14:textId="77777777" w:rsidR="00A83284" w:rsidRPr="007D2E50" w:rsidRDefault="00A83284" w:rsidP="00812559">
      <w:pPr>
        <w:jc w:val="both"/>
        <w:rPr>
          <w:rFonts w:ascii="Times New Roman" w:hAnsi="Times New Roman" w:cs="Times New Roman"/>
          <w:b/>
        </w:rPr>
      </w:pPr>
    </w:p>
    <w:p w14:paraId="6FDEB7D2" w14:textId="77777777" w:rsidR="005A3A6A" w:rsidRPr="0048722A" w:rsidRDefault="005A3A6A" w:rsidP="0048722A">
      <w:pPr>
        <w:pStyle w:val="Titre3"/>
        <w:numPr>
          <w:ilvl w:val="2"/>
          <w:numId w:val="10"/>
        </w:numPr>
        <w:rPr>
          <w:rStyle w:val="Titre3Car"/>
          <w:b/>
          <w:bCs/>
        </w:rPr>
      </w:pPr>
      <w:bookmarkStart w:id="31" w:name="_Toc445811017"/>
      <w:r w:rsidRPr="0048722A">
        <w:rPr>
          <w:rStyle w:val="Titre3Car"/>
          <w:b/>
          <w:bCs/>
        </w:rPr>
        <w:t>Hébergement du site</w:t>
      </w:r>
      <w:bookmarkEnd w:id="31"/>
    </w:p>
    <w:p w14:paraId="4E3ED9A4" w14:textId="77777777" w:rsidR="005A3A6A" w:rsidRDefault="005A3A6A" w:rsidP="00812559">
      <w:pPr>
        <w:jc w:val="both"/>
        <w:rPr>
          <w:rFonts w:ascii="Times New Roman" w:hAnsi="Times New Roman" w:cs="Times New Roman"/>
        </w:rPr>
      </w:pPr>
      <w:r w:rsidRPr="007D2E50">
        <w:rPr>
          <w:rFonts w:ascii="Times New Roman" w:hAnsi="Times New Roman" w:cs="Times New Roman"/>
        </w:rPr>
        <w:t>L’entreprise dispose déjà d’un serveur d’hébergement.</w:t>
      </w:r>
    </w:p>
    <w:p w14:paraId="5C304736" w14:textId="77777777" w:rsidR="00276F43" w:rsidRPr="007D2E50" w:rsidRDefault="00276F43" w:rsidP="00812559">
      <w:pPr>
        <w:jc w:val="both"/>
        <w:rPr>
          <w:rFonts w:ascii="Times New Roman" w:hAnsi="Times New Roman" w:cs="Times New Roman"/>
        </w:rPr>
      </w:pPr>
      <w:r>
        <w:rPr>
          <w:rFonts w:ascii="Times New Roman" w:hAnsi="Times New Roman" w:cs="Times New Roman"/>
        </w:rPr>
        <w:t xml:space="preserve">L’hébergement du site se fera dans un premier temps en local, dans un deuxième temps nous l’exporterons sur un serveur en ligne.    </w:t>
      </w:r>
    </w:p>
    <w:p w14:paraId="4328CC44"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 xml:space="preserve">Le nombre d’utilisateurs internes est réduit. Toutefois, le nombre d’utilisateurs externes dans certaines périodes (exemple : période de Noel) pourrait être </w:t>
      </w:r>
      <w:r w:rsidR="00704A43" w:rsidRPr="007D2E50">
        <w:rPr>
          <w:rFonts w:ascii="Times New Roman" w:hAnsi="Times New Roman" w:cs="Times New Roman"/>
        </w:rPr>
        <w:t>significatif</w:t>
      </w:r>
      <w:r w:rsidRPr="007D2E50">
        <w:rPr>
          <w:rFonts w:ascii="Times New Roman" w:hAnsi="Times New Roman" w:cs="Times New Roman"/>
        </w:rPr>
        <w:t>.</w:t>
      </w:r>
    </w:p>
    <w:p w14:paraId="0F312AE4" w14:textId="77777777" w:rsidR="005A3A6A" w:rsidRPr="0048722A" w:rsidRDefault="005A3A6A" w:rsidP="0048722A">
      <w:pPr>
        <w:pStyle w:val="Titre3"/>
        <w:numPr>
          <w:ilvl w:val="2"/>
          <w:numId w:val="10"/>
        </w:numPr>
        <w:rPr>
          <w:rStyle w:val="Titre3Car"/>
          <w:b/>
          <w:bCs/>
        </w:rPr>
      </w:pPr>
      <w:bookmarkStart w:id="32" w:name="_Toc445811018"/>
      <w:r w:rsidRPr="0048722A">
        <w:rPr>
          <w:rStyle w:val="Titre3Car"/>
          <w:b/>
          <w:bCs/>
        </w:rPr>
        <w:t>Serveur</w:t>
      </w:r>
      <w:bookmarkEnd w:id="32"/>
    </w:p>
    <w:p w14:paraId="6C472CAA" w14:textId="77777777" w:rsidR="005A3A6A" w:rsidRPr="007D2E50" w:rsidRDefault="005A3A6A"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met à disposition de l’équipe informatique le serveur. </w:t>
      </w:r>
    </w:p>
    <w:p w14:paraId="01896CAC" w14:textId="77777777" w:rsidR="00A83284" w:rsidRPr="0048722A" w:rsidRDefault="00BE14E4" w:rsidP="0048722A">
      <w:pPr>
        <w:pStyle w:val="Titre3"/>
        <w:numPr>
          <w:ilvl w:val="2"/>
          <w:numId w:val="10"/>
        </w:numPr>
        <w:rPr>
          <w:rStyle w:val="Titre3Car"/>
          <w:b/>
          <w:bCs/>
        </w:rPr>
      </w:pPr>
      <w:bookmarkStart w:id="33" w:name="_Toc445811019"/>
      <w:r w:rsidRPr="0048722A">
        <w:rPr>
          <w:rStyle w:val="Titre3Car"/>
          <w:b/>
          <w:bCs/>
        </w:rPr>
        <w:t>Nom d</w:t>
      </w:r>
      <w:r w:rsidR="00D34018" w:rsidRPr="0048722A">
        <w:rPr>
          <w:rStyle w:val="Titre3Car"/>
          <w:b/>
          <w:bCs/>
        </w:rPr>
        <w:t>u</w:t>
      </w:r>
      <w:r w:rsidRPr="0048722A">
        <w:rPr>
          <w:rStyle w:val="Titre3Car"/>
          <w:b/>
          <w:bCs/>
        </w:rPr>
        <w:t xml:space="preserve"> d</w:t>
      </w:r>
      <w:r w:rsidR="00B6329C" w:rsidRPr="0048722A">
        <w:rPr>
          <w:rStyle w:val="Titre3Car"/>
          <w:b/>
          <w:bCs/>
        </w:rPr>
        <w:t>omaine</w:t>
      </w:r>
      <w:bookmarkEnd w:id="33"/>
      <w:r w:rsidR="00B6329C" w:rsidRPr="0048722A">
        <w:rPr>
          <w:rStyle w:val="Titre3Car"/>
          <w:b/>
          <w:bCs/>
        </w:rPr>
        <w:t xml:space="preserve"> </w:t>
      </w:r>
    </w:p>
    <w:p w14:paraId="101AC027" w14:textId="77777777" w:rsidR="00B6329C" w:rsidRDefault="00B6329C"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dispose déjà </w:t>
      </w:r>
      <w:r w:rsidR="00FD4807" w:rsidRPr="007D2E50">
        <w:rPr>
          <w:rFonts w:ascii="Times New Roman" w:hAnsi="Times New Roman" w:cs="Times New Roman"/>
        </w:rPr>
        <w:t>le nom de domaine pour ce projet</w:t>
      </w:r>
      <w:r w:rsidRPr="007D2E50">
        <w:rPr>
          <w:rFonts w:ascii="Times New Roman" w:hAnsi="Times New Roman" w:cs="Times New Roman"/>
          <w:color w:val="555555"/>
          <w:shd w:val="clear" w:color="auto" w:fill="FFFFFF"/>
        </w:rPr>
        <w:t xml:space="preserve">. </w:t>
      </w:r>
    </w:p>
    <w:p w14:paraId="6D4A5E73" w14:textId="77777777" w:rsidR="00707B9F" w:rsidRDefault="00707B9F" w:rsidP="00812559">
      <w:pPr>
        <w:jc w:val="both"/>
        <w:rPr>
          <w:rFonts w:ascii="Times New Roman" w:hAnsi="Times New Roman" w:cs="Times New Roman"/>
          <w:color w:val="555555"/>
          <w:shd w:val="clear" w:color="auto" w:fill="FFFFFF"/>
        </w:rPr>
      </w:pPr>
    </w:p>
    <w:p w14:paraId="591655A7" w14:textId="77777777" w:rsidR="00707B9F" w:rsidRPr="007D2E50" w:rsidRDefault="00707B9F" w:rsidP="00812559">
      <w:pPr>
        <w:jc w:val="both"/>
        <w:rPr>
          <w:rFonts w:ascii="Times New Roman" w:hAnsi="Times New Roman" w:cs="Times New Roman"/>
          <w:color w:val="555555"/>
          <w:shd w:val="clear" w:color="auto" w:fill="FFFFFF"/>
        </w:rPr>
      </w:pPr>
    </w:p>
    <w:p w14:paraId="3D4B64E3" w14:textId="5406DAB0" w:rsidR="006E0DB7" w:rsidRPr="006E0DB7" w:rsidRDefault="005A3A6A" w:rsidP="006E0DB7">
      <w:pPr>
        <w:pStyle w:val="Titre2"/>
        <w:numPr>
          <w:ilvl w:val="1"/>
          <w:numId w:val="10"/>
        </w:numPr>
        <w:rPr>
          <w:rPrChange w:id="34" w:author="Adrien Adrien" w:date="2016-03-15T12:05:00Z">
            <w:rPr>
              <w:rStyle w:val="Titre3Car"/>
              <w:b/>
              <w:bCs/>
              <w:sz w:val="22"/>
              <w:szCs w:val="22"/>
            </w:rPr>
          </w:rPrChange>
        </w:rPr>
      </w:pPr>
      <w:bookmarkStart w:id="35" w:name="_Toc445811020"/>
      <w:r w:rsidRPr="0048722A">
        <w:rPr>
          <w:rStyle w:val="Titre3Car"/>
          <w:b/>
          <w:bCs/>
        </w:rPr>
        <w:t>Matérielles</w:t>
      </w:r>
      <w:bookmarkEnd w:id="35"/>
    </w:p>
    <w:p w14:paraId="73C80EBD" w14:textId="77777777" w:rsidR="00410DA4" w:rsidRPr="0048722A" w:rsidRDefault="005D7482" w:rsidP="0048722A">
      <w:pPr>
        <w:pStyle w:val="Titre3"/>
        <w:numPr>
          <w:ilvl w:val="2"/>
          <w:numId w:val="10"/>
        </w:numPr>
      </w:pPr>
      <w:bookmarkStart w:id="36" w:name="_Toc445811021"/>
      <w:r w:rsidRPr="0048722A">
        <w:t>E</w:t>
      </w:r>
      <w:r w:rsidR="001D030C" w:rsidRPr="0048722A">
        <w:t>rgonomie</w:t>
      </w:r>
      <w:bookmarkEnd w:id="36"/>
      <w:r w:rsidR="001D030C" w:rsidRPr="0048722A">
        <w:t xml:space="preserve"> </w:t>
      </w:r>
      <w:r w:rsidR="00410DA4" w:rsidRPr="0048722A">
        <w:t xml:space="preserve"> </w:t>
      </w:r>
    </w:p>
    <w:p w14:paraId="5CEA52FB"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L’application devra être également accessible à partir du site intranet de l’entreprise.</w:t>
      </w:r>
    </w:p>
    <w:p w14:paraId="247E5DCC"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Elle sera réalisée en français. </w:t>
      </w:r>
    </w:p>
    <w:p w14:paraId="1EE12331" w14:textId="77777777" w:rsidR="00410DA4" w:rsidRPr="0048722A" w:rsidRDefault="00410DA4" w:rsidP="0048722A">
      <w:pPr>
        <w:pStyle w:val="Titre3"/>
        <w:numPr>
          <w:ilvl w:val="2"/>
          <w:numId w:val="10"/>
        </w:numPr>
      </w:pPr>
      <w:bookmarkStart w:id="37" w:name="_Toc445811022"/>
      <w:r w:rsidRPr="0048722A">
        <w:t>Module de communication</w:t>
      </w:r>
      <w:bookmarkEnd w:id="37"/>
    </w:p>
    <w:p w14:paraId="3E0FDE9A"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Pour faciliter la communication entre l’utilisateur et l’administrateur/gestionnaire du site web, un formulaire de contact devrait être conçu. Il permettra l’envoi direct, sur l’adresse mail du gestionnaire de site, du message saisi par l’utilisateur.</w:t>
      </w:r>
    </w:p>
    <w:p w14:paraId="01DB7E95"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Le client pourra modifier librement ses données. Il utilisera le formulaire de contact pour tout problème technique ou question complémentaire. </w:t>
      </w:r>
    </w:p>
    <w:p w14:paraId="5C93DC4A"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L’application fonctionnera indépendamment. Il n’est pas prévu de mettre en place des interfaces entre cette application et les autres logiciels détenus par l’entreprise. </w:t>
      </w:r>
    </w:p>
    <w:p w14:paraId="2F76EBA3" w14:textId="77777777" w:rsidR="00410DA4" w:rsidRPr="0048722A" w:rsidRDefault="00410DA4" w:rsidP="0048722A">
      <w:pPr>
        <w:pStyle w:val="Titre3"/>
        <w:numPr>
          <w:ilvl w:val="2"/>
          <w:numId w:val="10"/>
        </w:numPr>
      </w:pPr>
      <w:bookmarkStart w:id="38" w:name="_Toc445811023"/>
      <w:r w:rsidRPr="0048722A">
        <w:t>Types de données</w:t>
      </w:r>
      <w:bookmarkEnd w:id="38"/>
    </w:p>
    <w:p w14:paraId="003A9426"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L’application </w:t>
      </w:r>
      <w:r w:rsidR="0059234C" w:rsidRPr="007D2E50">
        <w:rPr>
          <w:rFonts w:ascii="Times New Roman" w:hAnsi="Times New Roman" w:cs="Times New Roman"/>
        </w:rPr>
        <w:t>devrait contenir</w:t>
      </w:r>
      <w:r w:rsidRPr="007D2E50">
        <w:rPr>
          <w:rFonts w:ascii="Times New Roman" w:hAnsi="Times New Roman" w:cs="Times New Roman"/>
        </w:rPr>
        <w:t xml:space="preserve"> plusieurs formulaires à saisir par les acteurs impliqués. Elle </w:t>
      </w:r>
      <w:r w:rsidR="0059234C" w:rsidRPr="007D2E50">
        <w:rPr>
          <w:rFonts w:ascii="Times New Roman" w:hAnsi="Times New Roman" w:cs="Times New Roman"/>
        </w:rPr>
        <w:t>devrait stocker a</w:t>
      </w:r>
      <w:r w:rsidRPr="007D2E50">
        <w:rPr>
          <w:rFonts w:ascii="Times New Roman" w:hAnsi="Times New Roman" w:cs="Times New Roman"/>
        </w:rPr>
        <w:t xml:space="preserve">ussi des fichiers </w:t>
      </w:r>
      <w:proofErr w:type="spellStart"/>
      <w:r w:rsidRPr="007D2E50">
        <w:rPr>
          <w:rFonts w:ascii="Times New Roman" w:hAnsi="Times New Roman" w:cs="Times New Roman"/>
        </w:rPr>
        <w:t>jpg</w:t>
      </w:r>
      <w:proofErr w:type="spellEnd"/>
      <w:r w:rsidRPr="007D2E50">
        <w:rPr>
          <w:rFonts w:ascii="Times New Roman" w:hAnsi="Times New Roman" w:cs="Times New Roman"/>
        </w:rPr>
        <w:t xml:space="preserve">, </w:t>
      </w:r>
      <w:proofErr w:type="spellStart"/>
      <w:r w:rsidRPr="007D2E50">
        <w:rPr>
          <w:rFonts w:ascii="Times New Roman" w:hAnsi="Times New Roman" w:cs="Times New Roman"/>
        </w:rPr>
        <w:t>word</w:t>
      </w:r>
      <w:proofErr w:type="spellEnd"/>
      <w:r w:rsidRPr="007D2E50">
        <w:rPr>
          <w:rFonts w:ascii="Times New Roman" w:hAnsi="Times New Roman" w:cs="Times New Roman"/>
        </w:rPr>
        <w:t xml:space="preserve"> ou </w:t>
      </w:r>
      <w:proofErr w:type="spellStart"/>
      <w:r w:rsidRPr="007D2E50">
        <w:rPr>
          <w:rFonts w:ascii="Times New Roman" w:hAnsi="Times New Roman" w:cs="Times New Roman"/>
        </w:rPr>
        <w:t>pdf</w:t>
      </w:r>
      <w:proofErr w:type="spellEnd"/>
      <w:r w:rsidRPr="007D2E50">
        <w:rPr>
          <w:rFonts w:ascii="Times New Roman" w:hAnsi="Times New Roman" w:cs="Times New Roman"/>
        </w:rPr>
        <w:t xml:space="preserve"> (exemple : formulaire d’assurance signé par le client). L’introduction des vidéos dans le site web n’est pas prévue. </w:t>
      </w:r>
    </w:p>
    <w:p w14:paraId="625237AA" w14:textId="77777777" w:rsidR="00410DA4" w:rsidRPr="0048722A" w:rsidRDefault="00410DA4" w:rsidP="0048722A">
      <w:pPr>
        <w:pStyle w:val="Titre3"/>
        <w:numPr>
          <w:ilvl w:val="2"/>
          <w:numId w:val="10"/>
        </w:numPr>
      </w:pPr>
      <w:bookmarkStart w:id="39" w:name="_Toc445811024"/>
      <w:r w:rsidRPr="0048722A">
        <w:t>Base de données</w:t>
      </w:r>
      <w:bookmarkEnd w:id="39"/>
    </w:p>
    <w:p w14:paraId="072E6801"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La gestion de la location se réalisant seulement en utilisant des formulaires en papier, l’entreprise ne peut pas mettre à disposition de l’équipe informatique une base de données fiable (exacte et exhaustive). De ce fait, la base de données devra être également réalisée par l’équipe informatique.</w:t>
      </w:r>
    </w:p>
    <w:p w14:paraId="1A5897CD" w14:textId="77777777" w:rsidR="00410DA4" w:rsidRPr="0048722A" w:rsidRDefault="00410DA4" w:rsidP="0048722A">
      <w:pPr>
        <w:pStyle w:val="Titre3"/>
        <w:numPr>
          <w:ilvl w:val="2"/>
          <w:numId w:val="10"/>
        </w:numPr>
      </w:pPr>
      <w:bookmarkStart w:id="40" w:name="_Toc445811025"/>
      <w:r w:rsidRPr="0048722A">
        <w:t>Charte graphique</w:t>
      </w:r>
      <w:bookmarkEnd w:id="40"/>
    </w:p>
    <w:p w14:paraId="53C4581B" w14:textId="77777777" w:rsidR="00410DA4" w:rsidRPr="00174CD2" w:rsidRDefault="00410DA4" w:rsidP="00AC46E7">
      <w:pPr>
        <w:spacing w:before="240"/>
        <w:jc w:val="both"/>
        <w:rPr>
          <w:rFonts w:ascii="Times New Roman" w:hAnsi="Times New Roman" w:cs="Times New Roman"/>
        </w:rPr>
      </w:pPr>
      <w:r w:rsidRPr="00174CD2">
        <w:rPr>
          <w:rFonts w:ascii="Times New Roman" w:hAnsi="Times New Roman" w:cs="Times New Roman"/>
        </w:rPr>
        <w:t xml:space="preserve">L’entreprise </w:t>
      </w:r>
      <w:r w:rsidR="00174CD2" w:rsidRPr="00174CD2">
        <w:rPr>
          <w:rFonts w:ascii="Times New Roman" w:hAnsi="Times New Roman" w:cs="Times New Roman"/>
        </w:rPr>
        <w:t>n’a</w:t>
      </w:r>
      <w:r w:rsidRPr="00174CD2">
        <w:rPr>
          <w:rFonts w:ascii="Times New Roman" w:hAnsi="Times New Roman" w:cs="Times New Roman"/>
        </w:rPr>
        <w:t xml:space="preserve"> pas de charte graphique</w:t>
      </w:r>
      <w:r w:rsidR="00174CD2" w:rsidRPr="00174CD2">
        <w:rPr>
          <w:rFonts w:ascii="Times New Roman" w:hAnsi="Times New Roman" w:cs="Times New Roman"/>
        </w:rPr>
        <w:t xml:space="preserve"> définie. </w:t>
      </w:r>
    </w:p>
    <w:p w14:paraId="2E74EC56" w14:textId="77777777" w:rsidR="00410DA4" w:rsidRPr="007D2E50" w:rsidRDefault="00410DA4" w:rsidP="0048722A">
      <w:pPr>
        <w:pStyle w:val="Titre3"/>
        <w:numPr>
          <w:ilvl w:val="2"/>
          <w:numId w:val="10"/>
        </w:numPr>
        <w:rPr>
          <w:rFonts w:ascii="Times New Roman" w:hAnsi="Times New Roman" w:cs="Times New Roman"/>
        </w:rPr>
      </w:pPr>
      <w:bookmarkStart w:id="41" w:name="_Toc445811026"/>
      <w:r w:rsidRPr="0048722A">
        <w:t>Déclinaison thématique</w:t>
      </w:r>
      <w:bookmarkEnd w:id="41"/>
      <w:r w:rsidRPr="007D2E50">
        <w:rPr>
          <w:rFonts w:ascii="Times New Roman" w:hAnsi="Times New Roman" w:cs="Times New Roman"/>
          <w:b w:val="0"/>
        </w:rPr>
        <w:t xml:space="preserve"> </w:t>
      </w:r>
      <w:r w:rsidR="00174CD2">
        <w:rPr>
          <w:rFonts w:ascii="Times New Roman" w:hAnsi="Times New Roman" w:cs="Times New Roman"/>
          <w:b w:val="0"/>
        </w:rPr>
        <w:tab/>
      </w:r>
    </w:p>
    <w:p w14:paraId="569B61A1"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Le site WEB devrait avoir une page d’accueil où l’utilisateur trouvera facilement à l’aide des boutons ou des onglets, les formulaires ou les informations nécessaires à la réservation des salles. </w:t>
      </w:r>
    </w:p>
    <w:p w14:paraId="21FD34C8" w14:textId="77777777" w:rsidR="00A83284" w:rsidRPr="0048722A" w:rsidRDefault="00A83284" w:rsidP="0048722A">
      <w:pPr>
        <w:pStyle w:val="Titre3"/>
        <w:numPr>
          <w:ilvl w:val="2"/>
          <w:numId w:val="10"/>
        </w:numPr>
      </w:pPr>
      <w:bookmarkStart w:id="42" w:name="_Toc445811027"/>
      <w:r w:rsidRPr="0048722A">
        <w:t>Site web adaptatif – site responsive</w:t>
      </w:r>
      <w:bookmarkEnd w:id="42"/>
    </w:p>
    <w:p w14:paraId="09DEA797" w14:textId="77777777" w:rsidR="00A83284" w:rsidRPr="007D2E50" w:rsidRDefault="00A83284" w:rsidP="00AC46E7">
      <w:pPr>
        <w:spacing w:before="240" w:after="0"/>
        <w:jc w:val="both"/>
        <w:rPr>
          <w:rFonts w:ascii="Times New Roman" w:hAnsi="Times New Roman" w:cs="Times New Roman"/>
        </w:rPr>
      </w:pPr>
      <w:r w:rsidRPr="007D2E50">
        <w:rPr>
          <w:rFonts w:ascii="Times New Roman" w:hAnsi="Times New Roman" w:cs="Times New Roman"/>
        </w:rPr>
        <w:t>Le site doit être optimisé pour la lecture sur Smartphones, tablettes, etc.</w:t>
      </w:r>
    </w:p>
    <w:p w14:paraId="3DCFF18B" w14:textId="77777777" w:rsidR="00A83284" w:rsidRPr="007D2E50" w:rsidRDefault="00A83284" w:rsidP="00AC46E7">
      <w:pPr>
        <w:spacing w:before="240"/>
        <w:jc w:val="both"/>
        <w:rPr>
          <w:rFonts w:ascii="Times New Roman" w:hAnsi="Times New Roman" w:cs="Times New Roman"/>
        </w:rPr>
      </w:pPr>
      <w:r w:rsidRPr="007D2E50">
        <w:rPr>
          <w:rFonts w:ascii="Times New Roman" w:hAnsi="Times New Roman" w:cs="Times New Roman"/>
        </w:rPr>
        <w:t>L’utilisateur pourra ainsi consulter le même site web à travers une large gamme d'appareils (moniteurs d'ordinateur, Smartphones, tablettes, TV, etc.) avec le même confort visuel et sans avoir recours au défilement horizontal ou au zoom avant/arrière sur les appareils tactiles notamment, manipulations qui peuvent parfois dégrader l'expérience utilisateur, tant en lecture qu'en navigation.</w:t>
      </w:r>
    </w:p>
    <w:p w14:paraId="6D724958" w14:textId="77777777" w:rsidR="00BE14E4" w:rsidRPr="0048722A" w:rsidRDefault="00703587" w:rsidP="0048722A">
      <w:pPr>
        <w:pStyle w:val="Titre3"/>
        <w:numPr>
          <w:ilvl w:val="2"/>
          <w:numId w:val="10"/>
        </w:numPr>
      </w:pPr>
      <w:bookmarkStart w:id="43" w:name="_Toc445811028"/>
      <w:r w:rsidRPr="0048722A">
        <w:lastRenderedPageBreak/>
        <w:t xml:space="preserve">Le </w:t>
      </w:r>
      <w:r w:rsidR="00BE14E4" w:rsidRPr="0048722A">
        <w:t>contenu</w:t>
      </w:r>
      <w:bookmarkEnd w:id="43"/>
    </w:p>
    <w:p w14:paraId="5474ABBB" w14:textId="77777777" w:rsidR="00703587" w:rsidRPr="007D2E50" w:rsidRDefault="00703587" w:rsidP="00AC46E7">
      <w:pPr>
        <w:pStyle w:val="NormalWeb"/>
        <w:spacing w:before="0" w:beforeAutospacing="0" w:after="0" w:afterAutospacing="0" w:line="276" w:lineRule="auto"/>
        <w:jc w:val="both"/>
        <w:rPr>
          <w:color w:val="000000"/>
          <w:sz w:val="22"/>
          <w:szCs w:val="22"/>
        </w:rPr>
      </w:pPr>
      <w:r w:rsidRPr="007D2E50">
        <w:rPr>
          <w:color w:val="000000"/>
          <w:sz w:val="22"/>
          <w:szCs w:val="22"/>
        </w:rPr>
        <w:t xml:space="preserve">L’application permettra : </w:t>
      </w:r>
    </w:p>
    <w:p w14:paraId="1AECFB07" w14:textId="77777777" w:rsidR="00703587" w:rsidRDefault="00703587" w:rsidP="00AC46E7">
      <w:pPr>
        <w:pStyle w:val="NormalWeb"/>
        <w:numPr>
          <w:ilvl w:val="0"/>
          <w:numId w:val="12"/>
        </w:numPr>
        <w:spacing w:before="0" w:beforeAutospacing="0" w:line="276" w:lineRule="auto"/>
        <w:jc w:val="both"/>
        <w:rPr>
          <w:color w:val="000000"/>
          <w:sz w:val="22"/>
          <w:szCs w:val="22"/>
        </w:rPr>
      </w:pPr>
      <w:r w:rsidRPr="007D2E50">
        <w:rPr>
          <w:color w:val="000000"/>
          <w:sz w:val="22"/>
          <w:szCs w:val="22"/>
        </w:rPr>
        <w:t xml:space="preserve">la visualisation de planning des salles par toutes les personnes qui </w:t>
      </w:r>
      <w:r w:rsidR="00BC0981">
        <w:rPr>
          <w:color w:val="000000"/>
          <w:sz w:val="22"/>
          <w:szCs w:val="22"/>
        </w:rPr>
        <w:t>accèdent</w:t>
      </w:r>
      <w:r w:rsidRPr="007D2E50">
        <w:rPr>
          <w:color w:val="000000"/>
          <w:sz w:val="22"/>
          <w:szCs w:val="22"/>
        </w:rPr>
        <w:t xml:space="preserve"> le site</w:t>
      </w:r>
      <w:r>
        <w:rPr>
          <w:color w:val="000000"/>
          <w:sz w:val="22"/>
          <w:szCs w:val="22"/>
        </w:rPr>
        <w:t> ;</w:t>
      </w:r>
    </w:p>
    <w:p w14:paraId="10670A12" w14:textId="77777777" w:rsidR="00703587" w:rsidRPr="007D2E50" w:rsidRDefault="00703587" w:rsidP="00AC46E7">
      <w:pPr>
        <w:pStyle w:val="NormalWeb"/>
        <w:numPr>
          <w:ilvl w:val="0"/>
          <w:numId w:val="12"/>
        </w:numPr>
        <w:spacing w:before="0" w:beforeAutospacing="0" w:line="276" w:lineRule="auto"/>
        <w:jc w:val="both"/>
        <w:rPr>
          <w:color w:val="000000"/>
          <w:sz w:val="22"/>
          <w:szCs w:val="22"/>
        </w:rPr>
      </w:pPr>
      <w:r>
        <w:rPr>
          <w:color w:val="000000"/>
          <w:sz w:val="22"/>
          <w:szCs w:val="22"/>
        </w:rPr>
        <w:t xml:space="preserve">la création d’un compte client ; </w:t>
      </w:r>
    </w:p>
    <w:p w14:paraId="5BFA15CD" w14:textId="77777777" w:rsid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réservation d’une salle disponible par un </w:t>
      </w:r>
      <w:r>
        <w:rPr>
          <w:color w:val="000000"/>
          <w:sz w:val="22"/>
          <w:szCs w:val="22"/>
        </w:rPr>
        <w:t>client ;</w:t>
      </w:r>
    </w:p>
    <w:p w14:paraId="24233B55" w14:textId="77777777" w:rsidR="00703587" w:rsidRP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validation et </w:t>
      </w:r>
      <w:r w:rsidR="00BC0981">
        <w:rPr>
          <w:color w:val="000000"/>
          <w:sz w:val="22"/>
          <w:szCs w:val="22"/>
        </w:rPr>
        <w:t xml:space="preserve">la </w:t>
      </w:r>
      <w:r w:rsidRPr="00703587">
        <w:rPr>
          <w:color w:val="000000"/>
          <w:sz w:val="22"/>
          <w:szCs w:val="22"/>
        </w:rPr>
        <w:t>tarification de la réservation</w:t>
      </w:r>
      <w:r>
        <w:rPr>
          <w:color w:val="000000"/>
          <w:sz w:val="22"/>
          <w:szCs w:val="22"/>
        </w:rPr>
        <w:t> ;</w:t>
      </w:r>
    </w:p>
    <w:p w14:paraId="76A7E7E5" w14:textId="77777777"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l’état des lieux (entrée</w:t>
      </w:r>
      <w:r w:rsidR="00CC1F30">
        <w:rPr>
          <w:color w:val="000000"/>
          <w:sz w:val="22"/>
          <w:szCs w:val="22"/>
        </w:rPr>
        <w:t xml:space="preserve"> et </w:t>
      </w:r>
      <w:r w:rsidRPr="00703587">
        <w:rPr>
          <w:color w:val="000000"/>
          <w:sz w:val="22"/>
          <w:szCs w:val="22"/>
        </w:rPr>
        <w:t>sorti</w:t>
      </w:r>
      <w:r>
        <w:rPr>
          <w:color w:val="000000"/>
          <w:sz w:val="22"/>
          <w:szCs w:val="22"/>
        </w:rPr>
        <w:t>e)</w:t>
      </w:r>
      <w:r w:rsidR="00CC1F30">
        <w:rPr>
          <w:color w:val="000000"/>
          <w:sz w:val="22"/>
          <w:szCs w:val="22"/>
        </w:rPr>
        <w:t xml:space="preserve"> </w:t>
      </w:r>
      <w:r>
        <w:rPr>
          <w:color w:val="000000"/>
          <w:sz w:val="22"/>
          <w:szCs w:val="22"/>
        </w:rPr>
        <w:t>;</w:t>
      </w:r>
    </w:p>
    <w:p w14:paraId="227828FD" w14:textId="4B6329BF"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l</w:t>
      </w:r>
      <w:ins w:id="44" w:author="Anca Horeanu" w:date="2016-03-15T20:49:00Z">
        <w:r w:rsidR="00D514E6">
          <w:rPr>
            <w:color w:val="000000"/>
            <w:sz w:val="22"/>
            <w:szCs w:val="22"/>
          </w:rPr>
          <w:t>’</w:t>
        </w:r>
      </w:ins>
      <w:ins w:id="45" w:author="Anca Horeanu" w:date="2016-03-15T20:50:00Z">
        <w:r w:rsidR="00D514E6">
          <w:rPr>
            <w:color w:val="000000"/>
            <w:sz w:val="22"/>
            <w:szCs w:val="22"/>
          </w:rPr>
          <w:t>é</w:t>
        </w:r>
      </w:ins>
      <w:ins w:id="46" w:author="Anca Horeanu" w:date="2016-03-15T20:49:00Z">
        <w:r w:rsidR="00D514E6">
          <w:rPr>
            <w:color w:val="000000"/>
            <w:sz w:val="22"/>
            <w:szCs w:val="22"/>
          </w:rPr>
          <w:t xml:space="preserve">tat </w:t>
        </w:r>
      </w:ins>
      <w:ins w:id="47" w:author="Anca Horeanu" w:date="2016-03-15T20:50:00Z">
        <w:r w:rsidR="000A4539">
          <w:rPr>
            <w:color w:val="000000"/>
            <w:sz w:val="22"/>
            <w:szCs w:val="22"/>
          </w:rPr>
          <w:t>récapitulatif</w:t>
        </w:r>
        <w:r w:rsidR="00D514E6">
          <w:rPr>
            <w:color w:val="000000"/>
            <w:sz w:val="22"/>
            <w:szCs w:val="22"/>
          </w:rPr>
          <w:t xml:space="preserve"> </w:t>
        </w:r>
      </w:ins>
      <w:del w:id="48" w:author="Anca Horeanu" w:date="2016-03-15T20:49:00Z">
        <w:r w:rsidRPr="00703587" w:rsidDel="00D514E6">
          <w:rPr>
            <w:color w:val="000000"/>
            <w:sz w:val="22"/>
            <w:szCs w:val="22"/>
          </w:rPr>
          <w:delText xml:space="preserve">e </w:delText>
        </w:r>
        <w:commentRangeStart w:id="49"/>
        <w:r w:rsidDel="00D514E6">
          <w:rPr>
            <w:color w:val="000000"/>
            <w:sz w:val="22"/>
            <w:szCs w:val="22"/>
          </w:rPr>
          <w:delText>reporting</w:delText>
        </w:r>
      </w:del>
      <w:r>
        <w:rPr>
          <w:color w:val="000000"/>
          <w:sz w:val="22"/>
          <w:szCs w:val="22"/>
        </w:rPr>
        <w:t xml:space="preserve"> </w:t>
      </w:r>
      <w:commentRangeEnd w:id="49"/>
      <w:r w:rsidR="006419A9">
        <w:rPr>
          <w:rStyle w:val="Marquedecommentaire"/>
          <w:rFonts w:asciiTheme="minorHAnsi" w:eastAsiaTheme="minorHAnsi" w:hAnsiTheme="minorHAnsi" w:cstheme="minorBidi"/>
          <w:lang w:eastAsia="en-US"/>
        </w:rPr>
        <w:commentReference w:id="49"/>
      </w:r>
      <w:r>
        <w:rPr>
          <w:color w:val="000000"/>
          <w:sz w:val="22"/>
          <w:szCs w:val="22"/>
        </w:rPr>
        <w:t>pour la comptabilité ;</w:t>
      </w:r>
    </w:p>
    <w:p w14:paraId="76C941DB" w14:textId="77777777" w:rsidR="00703587" w:rsidRPr="00EF23F9" w:rsidRDefault="00703587" w:rsidP="00AC46E7">
      <w:pPr>
        <w:pStyle w:val="NormalWeb"/>
        <w:numPr>
          <w:ilvl w:val="0"/>
          <w:numId w:val="12"/>
        </w:numPr>
        <w:spacing w:line="276" w:lineRule="auto"/>
        <w:jc w:val="both"/>
        <w:rPr>
          <w:color w:val="FF0000"/>
          <w:sz w:val="22"/>
          <w:szCs w:val="22"/>
        </w:rPr>
      </w:pPr>
      <w:r>
        <w:rPr>
          <w:color w:val="000000"/>
          <w:sz w:val="22"/>
          <w:szCs w:val="22"/>
        </w:rPr>
        <w:t xml:space="preserve">les coordonnées des personnes à contacter. </w:t>
      </w:r>
    </w:p>
    <w:p w14:paraId="21F0677F" w14:textId="77777777" w:rsidR="00EF23F9" w:rsidRPr="0048722A" w:rsidRDefault="00EF23F9" w:rsidP="0048722A">
      <w:pPr>
        <w:pStyle w:val="Titre3"/>
        <w:numPr>
          <w:ilvl w:val="2"/>
          <w:numId w:val="10"/>
        </w:numPr>
      </w:pPr>
      <w:bookmarkStart w:id="50" w:name="_Toc445811029"/>
      <w:r w:rsidRPr="0048722A">
        <w:t>Profils d’accès</w:t>
      </w:r>
      <w:bookmarkEnd w:id="50"/>
    </w:p>
    <w:p w14:paraId="1EBF2D35" w14:textId="77777777" w:rsidR="00EF23F9" w:rsidRDefault="00EF23F9" w:rsidP="00AC46E7">
      <w:pPr>
        <w:spacing w:before="240"/>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4 profils d’accès sont définis en fonction du rôle de chacun : </w:t>
      </w:r>
    </w:p>
    <w:p w14:paraId="27361B54"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Client</w:t>
      </w:r>
      <w:r w:rsidRPr="007D2E50">
        <w:rPr>
          <w:color w:val="000000"/>
          <w:sz w:val="22"/>
          <w:szCs w:val="22"/>
        </w:rPr>
        <w:t xml:space="preserve"> : pour pouvoir réserver une salle, le client doit créer un compte. </w:t>
      </w:r>
    </w:p>
    <w:p w14:paraId="61C32D85"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Service de location</w:t>
      </w:r>
      <w:r w:rsidRPr="007D2E50">
        <w:rPr>
          <w:color w:val="000000"/>
          <w:sz w:val="22"/>
          <w:szCs w:val="22"/>
        </w:rPr>
        <w:t> : gère la demande d</w:t>
      </w:r>
      <w:r w:rsidR="00C05B9A">
        <w:rPr>
          <w:color w:val="000000"/>
          <w:sz w:val="22"/>
          <w:szCs w:val="22"/>
        </w:rPr>
        <w:t>u</w:t>
      </w:r>
      <w:r w:rsidRPr="007D2E50">
        <w:rPr>
          <w:color w:val="000000"/>
          <w:sz w:val="22"/>
          <w:szCs w:val="22"/>
        </w:rPr>
        <w:t xml:space="preserve"> client (validation et </w:t>
      </w:r>
      <w:r w:rsidR="00C05B9A">
        <w:rPr>
          <w:color w:val="000000"/>
          <w:sz w:val="22"/>
          <w:szCs w:val="22"/>
        </w:rPr>
        <w:t>réduction en fonction du profil</w:t>
      </w:r>
      <w:r w:rsidRPr="007D2E50">
        <w:rPr>
          <w:color w:val="000000"/>
          <w:sz w:val="22"/>
          <w:szCs w:val="22"/>
        </w:rPr>
        <w:t>) et établit les tâches à réaliser par les agents municipaux (nettoyage, état de lieux d’entrée, état de lieux de sortie etc.)</w:t>
      </w:r>
    </w:p>
    <w:p w14:paraId="17B63683"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Agent municipal</w:t>
      </w:r>
      <w:r w:rsidRPr="007D2E50">
        <w:rPr>
          <w:color w:val="000000"/>
          <w:sz w:val="22"/>
          <w:szCs w:val="22"/>
        </w:rPr>
        <w:t> : consulte le planning des salles pour identifier les tâches à effectuer.</w:t>
      </w:r>
    </w:p>
    <w:p w14:paraId="44560858"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Administrateur</w:t>
      </w:r>
      <w:r w:rsidRPr="007D2E50">
        <w:rPr>
          <w:color w:val="000000"/>
          <w:sz w:val="22"/>
          <w:szCs w:val="22"/>
        </w:rPr>
        <w:t> : attribue les droits des utilisateurs et met à jour la base de clients (exemple : suppression d’une association qui n’existe plus).</w:t>
      </w:r>
    </w:p>
    <w:p w14:paraId="338B001F" w14:textId="77777777" w:rsidR="00703587" w:rsidRPr="0048722A" w:rsidRDefault="00703587" w:rsidP="0048722A">
      <w:pPr>
        <w:pStyle w:val="Titre3"/>
        <w:numPr>
          <w:ilvl w:val="2"/>
          <w:numId w:val="10"/>
        </w:numPr>
      </w:pPr>
      <w:bookmarkStart w:id="51" w:name="_Toc445811030"/>
      <w:r w:rsidRPr="0048722A">
        <w:t>La gestion du contenu</w:t>
      </w:r>
      <w:bookmarkEnd w:id="51"/>
    </w:p>
    <w:p w14:paraId="76906B2B" w14:textId="77777777" w:rsidR="00703587" w:rsidRPr="007D2E50" w:rsidRDefault="00703587" w:rsidP="00703587">
      <w:pPr>
        <w:spacing w:before="75" w:after="0" w:line="350" w:lineRule="atLeast"/>
        <w:jc w:val="both"/>
        <w:rPr>
          <w:rFonts w:ascii="Times New Roman" w:eastAsia="Times New Roman" w:hAnsi="Times New Roman" w:cs="Times New Roman"/>
          <w:color w:val="303030"/>
          <w:sz w:val="21"/>
          <w:szCs w:val="21"/>
          <w:lang w:eastAsia="fr-FR"/>
        </w:rPr>
      </w:pPr>
      <w:r w:rsidRPr="007D2E50">
        <w:rPr>
          <w:rFonts w:ascii="Times New Roman" w:eastAsia="Times New Roman" w:hAnsi="Times New Roman" w:cs="Times New Roman"/>
          <w:color w:val="303030"/>
          <w:sz w:val="21"/>
          <w:szCs w:val="21"/>
          <w:shd w:val="clear" w:color="auto" w:fill="FFFFFF"/>
          <w:lang w:eastAsia="fr-FR"/>
        </w:rPr>
        <w:t xml:space="preserve">Par souci d'économies, l'entreprise devra pouvoir réaliser ses mises à jour. </w:t>
      </w:r>
    </w:p>
    <w:p w14:paraId="1D6C3C85" w14:textId="77777777" w:rsidR="00174CD2" w:rsidRPr="0048722A" w:rsidRDefault="00174CD2" w:rsidP="0048722A">
      <w:pPr>
        <w:pStyle w:val="Titre3"/>
        <w:numPr>
          <w:ilvl w:val="2"/>
          <w:numId w:val="10"/>
        </w:numPr>
      </w:pPr>
      <w:bookmarkStart w:id="52" w:name="_Toc445811031"/>
      <w:r w:rsidRPr="0048722A">
        <w:t>Arborescence du site</w:t>
      </w:r>
      <w:bookmarkEnd w:id="52"/>
    </w:p>
    <w:p w14:paraId="5C5A835F" w14:textId="77777777" w:rsidR="00C0656F" w:rsidRDefault="00C0656F" w:rsidP="00174CD2">
      <w:pPr>
        <w:jc w:val="both"/>
        <w:rPr>
          <w:rFonts w:ascii="Times New Roman" w:hAnsi="Times New Roman" w:cs="Times New Roman"/>
          <w:b/>
        </w:rPr>
      </w:pPr>
      <w:r>
        <w:rPr>
          <w:noProof/>
          <w:lang w:eastAsia="fr-FR"/>
        </w:rPr>
        <mc:AlternateContent>
          <mc:Choice Requires="wpc">
            <w:drawing>
              <wp:inline distT="0" distB="0" distL="0" distR="0" wp14:anchorId="18B37892" wp14:editId="53A9B271">
                <wp:extent cx="6388100" cy="2921000"/>
                <wp:effectExtent l="0" t="0" r="0" b="0"/>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Text Box 4"/>
                        <wps:cNvSpPr txBox="1">
                          <a:spLocks noChangeArrowheads="1"/>
                        </wps:cNvSpPr>
                        <wps:spPr bwMode="auto">
                          <a:xfrm>
                            <a:off x="0" y="1103095"/>
                            <a:ext cx="751912" cy="26797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1F57F" w14:textId="77777777" w:rsidR="00D514E6" w:rsidRDefault="00D514E6" w:rsidP="00C0656F">
                              <w:r>
                                <w:t>Index</w:t>
                              </w:r>
                            </w:p>
                          </w:txbxContent>
                        </wps:txbx>
                        <wps:bodyPr rot="0" vert="horz" wrap="square" lIns="91440" tIns="45720" rIns="91440" bIns="45720" anchor="t" anchorCtr="0" upright="1">
                          <a:noAutofit/>
                        </wps:bodyPr>
                      </wps:wsp>
                      <wpg:wgp>
                        <wpg:cNvPr id="7" name="Group 5"/>
                        <wpg:cNvGrpSpPr>
                          <a:grpSpLocks/>
                        </wpg:cNvGrpSpPr>
                        <wpg:grpSpPr bwMode="auto">
                          <a:xfrm>
                            <a:off x="897495" y="258375"/>
                            <a:ext cx="1375839" cy="1850223"/>
                            <a:chOff x="3481" y="1478"/>
                            <a:chExt cx="1720" cy="2313"/>
                          </a:xfrm>
                        </wpg:grpSpPr>
                        <wps:wsp>
                          <wps:cNvPr id="8" name="Text Box 6"/>
                          <wps:cNvSpPr txBox="1">
                            <a:spLocks noChangeArrowheads="1"/>
                          </wps:cNvSpPr>
                          <wps:spPr bwMode="auto">
                            <a:xfrm>
                              <a:off x="3529" y="1478"/>
                              <a:ext cx="1672"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9751E" w14:textId="77777777" w:rsidR="00D514E6" w:rsidRDefault="00D514E6" w:rsidP="00C0656F">
                                <w:proofErr w:type="spellStart"/>
                                <w:r>
                                  <w:t>PageAccueil</w:t>
                                </w:r>
                                <w:proofErr w:type="spellEnd"/>
                              </w:p>
                            </w:txbxContent>
                          </wps:txbx>
                          <wps:bodyPr rot="0" vert="horz" wrap="square" lIns="91440" tIns="45720" rIns="91440" bIns="45720" anchor="t" anchorCtr="0" upright="1">
                            <a:noAutofit/>
                          </wps:bodyPr>
                        </wps:wsp>
                        <wps:wsp>
                          <wps:cNvPr id="9" name="Text Box 7"/>
                          <wps:cNvSpPr txBox="1">
                            <a:spLocks noChangeArrowheads="1"/>
                          </wps:cNvSpPr>
                          <wps:spPr bwMode="auto">
                            <a:xfrm>
                              <a:off x="3481" y="2534"/>
                              <a:ext cx="1720"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A9D07" w14:textId="77777777" w:rsidR="00D514E6" w:rsidRDefault="00D514E6" w:rsidP="00C0656F">
                                <w:proofErr w:type="spellStart"/>
                                <w:r>
                                  <w:t>PageConsulterSalles</w:t>
                                </w:r>
                                <w:proofErr w:type="spellEnd"/>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3481" y="3456"/>
                              <a:ext cx="1719"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3AC54" w14:textId="77777777" w:rsidR="00D514E6" w:rsidRDefault="00D514E6" w:rsidP="00C0656F">
                                <w:proofErr w:type="spellStart"/>
                                <w:r>
                                  <w:t>PageContact</w:t>
                                </w:r>
                                <w:proofErr w:type="spellEnd"/>
                              </w:p>
                            </w:txbxContent>
                          </wps:txbx>
                          <wps:bodyPr rot="0" vert="horz" wrap="square" lIns="91440" tIns="45720" rIns="91440" bIns="45720" anchor="t" anchorCtr="0" upright="1">
                            <a:noAutofit/>
                          </wps:bodyPr>
                        </wps:wsp>
                      </wpg:wgp>
                      <wps:wsp>
                        <wps:cNvPr id="11" name="AutoShape 9"/>
                        <wps:cNvSpPr>
                          <a:spLocks/>
                        </wps:cNvSpPr>
                        <wps:spPr bwMode="auto">
                          <a:xfrm>
                            <a:off x="751912" y="219979"/>
                            <a:ext cx="145583" cy="2027806"/>
                          </a:xfrm>
                          <a:prstGeom prst="leftBrace">
                            <a:avLst>
                              <a:gd name="adj1" fmla="val 1160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2" name="Group 10"/>
                        <wpg:cNvGrpSpPr>
                          <a:grpSpLocks/>
                        </wpg:cNvGrpSpPr>
                        <wpg:grpSpPr bwMode="auto">
                          <a:xfrm>
                            <a:off x="2782874" y="166416"/>
                            <a:ext cx="1271051" cy="1819026"/>
                            <a:chOff x="5771" y="2432"/>
                            <a:chExt cx="1589" cy="2274"/>
                          </a:xfrm>
                        </wpg:grpSpPr>
                        <wps:wsp>
                          <wps:cNvPr id="13" name="Text Box 11"/>
                          <wps:cNvSpPr txBox="1">
                            <a:spLocks noChangeArrowheads="1"/>
                          </wps:cNvSpPr>
                          <wps:spPr bwMode="auto">
                            <a:xfrm>
                              <a:off x="5771" y="2432"/>
                              <a:ext cx="1589" cy="440"/>
                            </a:xfrm>
                            <a:prstGeom prst="rect">
                              <a:avLst/>
                            </a:prstGeom>
                            <a:solidFill>
                              <a:srgbClr val="C6D9F1"/>
                            </a:solidFill>
                            <a:ln w="9525">
                              <a:solidFill>
                                <a:srgbClr val="00B0F0"/>
                              </a:solidFill>
                              <a:miter lim="800000"/>
                              <a:headEnd/>
                              <a:tailEnd/>
                            </a:ln>
                          </wps:spPr>
                          <wps:txbx>
                            <w:txbxContent>
                              <w:p w14:paraId="3E1832CD" w14:textId="77777777" w:rsidR="00D514E6" w:rsidRDefault="00D514E6" w:rsidP="00C0656F">
                                <w:pPr>
                                  <w:jc w:val="center"/>
                                </w:pPr>
                                <w:r>
                                  <w:t>Profil Client</w:t>
                                </w:r>
                              </w:p>
                            </w:txbxContent>
                          </wps:txbx>
                          <wps:bodyPr rot="0" vert="horz" wrap="square" lIns="91440" tIns="45720" rIns="91440" bIns="45720" anchor="t" anchorCtr="0" upright="1">
                            <a:noAutofit/>
                          </wps:bodyPr>
                        </wps:wsp>
                        <wps:wsp>
                          <wps:cNvPr id="14" name="Text Box 12"/>
                          <wps:cNvSpPr txBox="1">
                            <a:spLocks noChangeArrowheads="1"/>
                          </wps:cNvSpPr>
                          <wps:spPr bwMode="auto">
                            <a:xfrm>
                              <a:off x="5771" y="4371"/>
                              <a:ext cx="1522" cy="335"/>
                            </a:xfrm>
                            <a:prstGeom prst="rect">
                              <a:avLst/>
                            </a:prstGeom>
                            <a:solidFill>
                              <a:srgbClr val="0070C0"/>
                            </a:solidFill>
                            <a:ln w="9525">
                              <a:solidFill>
                                <a:srgbClr val="000000"/>
                              </a:solidFill>
                              <a:miter lim="800000"/>
                              <a:headEnd/>
                              <a:tailEnd/>
                            </a:ln>
                          </wps:spPr>
                          <wps:txbx>
                            <w:txbxContent>
                              <w:p w14:paraId="5BD2EE22" w14:textId="77777777" w:rsidR="00D514E6" w:rsidRPr="00A305DF" w:rsidRDefault="00D514E6" w:rsidP="00C0656F">
                                <w:pPr>
                                  <w:jc w:val="center"/>
                                  <w:rPr>
                                    <w:color w:val="FFFFFF"/>
                                  </w:rPr>
                                </w:pPr>
                                <w:r>
                                  <w:rPr>
                                    <w:color w:val="FFFFFF"/>
                                  </w:rPr>
                                  <w:t xml:space="preserve">Profil </w:t>
                                </w:r>
                                <w:proofErr w:type="spellStart"/>
                                <w:r>
                                  <w:rPr>
                                    <w:color w:val="FFFFFF"/>
                                  </w:rPr>
                                  <w:t>Admin</w:t>
                                </w:r>
                                <w:proofErr w:type="spellEnd"/>
                              </w:p>
                            </w:txbxContent>
                          </wps:txbx>
                          <wps:bodyPr rot="0" vert="horz" wrap="square" lIns="91440" tIns="45720" rIns="91440" bIns="45720" anchor="t" anchorCtr="0" upright="1">
                            <a:noAutofit/>
                          </wps:bodyPr>
                        </wps:wsp>
                      </wpg:wgp>
                      <wpg:wgp>
                        <wpg:cNvPr id="15" name="Group 13"/>
                        <wpg:cNvGrpSpPr>
                          <a:grpSpLocks/>
                        </wpg:cNvGrpSpPr>
                        <wpg:grpSpPr bwMode="auto">
                          <a:xfrm>
                            <a:off x="4814638" y="144786"/>
                            <a:ext cx="1485427" cy="1956613"/>
                            <a:chOff x="7647" y="1336"/>
                            <a:chExt cx="1857" cy="2446"/>
                          </a:xfrm>
                        </wpg:grpSpPr>
                        <wps:wsp>
                          <wps:cNvPr id="16" name="Text Box 14"/>
                          <wps:cNvSpPr txBox="1">
                            <a:spLocks noChangeArrowheads="1"/>
                          </wps:cNvSpPr>
                          <wps:spPr bwMode="auto">
                            <a:xfrm>
                              <a:off x="7648" y="1336"/>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6D6ABE" w14:textId="77777777" w:rsidR="00D514E6" w:rsidRDefault="00D514E6" w:rsidP="00C0656F">
                                <w:r>
                                  <w:t>Accueil</w:t>
                                </w:r>
                              </w:p>
                            </w:txbxContent>
                          </wps:txbx>
                          <wps:bodyPr rot="0" vert="horz" wrap="square" lIns="91440" tIns="45720" rIns="91440" bIns="45720" anchor="t" anchorCtr="0" upright="1">
                            <a:noAutofit/>
                          </wps:bodyPr>
                        </wps:wsp>
                        <wps:wsp>
                          <wps:cNvPr id="18" name="Text Box 16"/>
                          <wps:cNvSpPr txBox="1">
                            <a:spLocks noChangeArrowheads="1"/>
                          </wps:cNvSpPr>
                          <wps:spPr bwMode="auto">
                            <a:xfrm>
                              <a:off x="7647" y="2036"/>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286765" w14:textId="77777777" w:rsidR="00D514E6" w:rsidRDefault="00D514E6" w:rsidP="00C0656F">
                                <w:proofErr w:type="spellStart"/>
                                <w:r>
                                  <w:t>MesReservations</w:t>
                                </w:r>
                                <w:proofErr w:type="spellEnd"/>
                              </w:p>
                            </w:txbxContent>
                          </wps:txbx>
                          <wps:bodyPr rot="0" vert="horz" wrap="square" lIns="91440" tIns="45720" rIns="91440" bIns="45720" anchor="t" anchorCtr="0" upright="1">
                            <a:noAutofit/>
                          </wps:bodyPr>
                        </wps:wsp>
                        <wps:wsp>
                          <wps:cNvPr id="19" name="Text Box 17"/>
                          <wps:cNvSpPr txBox="1">
                            <a:spLocks noChangeArrowheads="1"/>
                          </wps:cNvSpPr>
                          <wps:spPr bwMode="auto">
                            <a:xfrm>
                              <a:off x="7648" y="3447"/>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F0AFAB" w14:textId="77777777" w:rsidR="00D514E6" w:rsidRDefault="00D514E6" w:rsidP="00C0656F">
                                <w:proofErr w:type="spellStart"/>
                                <w:r>
                                  <w:t>MonEmploidutemps</w:t>
                                </w:r>
                                <w:proofErr w:type="spellEnd"/>
                              </w:p>
                            </w:txbxContent>
                          </wps:txbx>
                          <wps:bodyPr rot="0" vert="horz" wrap="square" lIns="91440" tIns="45720" rIns="91440" bIns="45720" anchor="t" anchorCtr="0" upright="1">
                            <a:noAutofit/>
                          </wps:bodyPr>
                        </wps:wsp>
                      </wpg:wgp>
                      <wps:wsp>
                        <wps:cNvPr id="23" name="AutoShape 21"/>
                        <wps:cNvSpPr>
                          <a:spLocks/>
                        </wps:cNvSpPr>
                        <wps:spPr bwMode="auto">
                          <a:xfrm>
                            <a:off x="4470678" y="67994"/>
                            <a:ext cx="345392" cy="1491755"/>
                          </a:xfrm>
                          <a:prstGeom prst="leftBrace">
                            <a:avLst>
                              <a:gd name="adj1" fmla="val 32065"/>
                              <a:gd name="adj2" fmla="val 18601"/>
                            </a:avLst>
                          </a:prstGeom>
                          <a:noFill/>
                          <a:ln w="9525">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2"/>
                        <wps:cNvSpPr>
                          <a:spLocks/>
                        </wps:cNvSpPr>
                        <wps:spPr bwMode="auto">
                          <a:xfrm>
                            <a:off x="4228932" y="33859"/>
                            <a:ext cx="380390" cy="2074739"/>
                          </a:xfrm>
                          <a:prstGeom prst="leftBrace">
                            <a:avLst>
                              <a:gd name="adj1" fmla="val 83235"/>
                              <a:gd name="adj2" fmla="val 42297"/>
                            </a:avLst>
                          </a:prstGeom>
                          <a:noFill/>
                          <a:ln w="9525">
                            <a:solidFill>
                              <a:srgbClr val="C00000"/>
                            </a:solidFill>
                            <a:round/>
                            <a:headEnd/>
                            <a:tailEnd/>
                          </a:ln>
                        </wps:spPr>
                        <wps:bodyPr rot="0" vert="horz" wrap="square" lIns="91440" tIns="45720" rIns="91440" bIns="45720" anchor="t" anchorCtr="0" upright="1">
                          <a:noAutofit/>
                        </wps:bodyPr>
                      </wps:wsp>
                      <wps:wsp>
                        <wps:cNvPr id="25" name="AutoShape 23"/>
                        <wps:cNvCnPr>
                          <a:cxnSpLocks noChangeShapeType="1"/>
                        </wps:cNvCnPr>
                        <wps:spPr bwMode="auto">
                          <a:xfrm>
                            <a:off x="2261411" y="329375"/>
                            <a:ext cx="521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11"/>
                        <wps:cNvSpPr txBox="1">
                          <a:spLocks noChangeArrowheads="1"/>
                        </wps:cNvSpPr>
                        <wps:spPr bwMode="auto">
                          <a:xfrm>
                            <a:off x="2793999" y="645243"/>
                            <a:ext cx="1206334" cy="914505"/>
                          </a:xfrm>
                          <a:prstGeom prst="rect">
                            <a:avLst/>
                          </a:prstGeom>
                          <a:solidFill>
                            <a:srgbClr val="C00000"/>
                          </a:solidFill>
                          <a:ln w="9525">
                            <a:solidFill>
                              <a:srgbClr val="C00000"/>
                            </a:solidFill>
                            <a:miter lim="800000"/>
                            <a:headEnd/>
                            <a:tailEnd/>
                          </a:ln>
                        </wps:spPr>
                        <wps:txbx>
                          <w:txbxContent>
                            <w:p w14:paraId="7BFDE5AD" w14:textId="77777777" w:rsidR="00D514E6" w:rsidRDefault="00D514E6"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14:paraId="5661228B" w14:textId="77777777" w:rsidR="00D514E6" w:rsidRDefault="00D514E6"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14:paraId="677722B5" w14:textId="77777777" w:rsidR="00D514E6" w:rsidRDefault="00D514E6"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wps:txbx>
                        <wps:bodyPr rot="0" vert="horz" wrap="square" lIns="91440" tIns="45720" rIns="91440" bIns="45720" anchor="t" anchorCtr="0" upright="1">
                          <a:noAutofit/>
                        </wps:bodyPr>
                      </wps:wsp>
                      <wps:wsp>
                        <wps:cNvPr id="30" name="AutoShape 23"/>
                        <wps:cNvCnPr>
                          <a:cxnSpLocks noChangeShapeType="1"/>
                          <a:endCxn id="29" idx="1"/>
                        </wps:cNvCnPr>
                        <wps:spPr bwMode="auto">
                          <a:xfrm>
                            <a:off x="2273334" y="329351"/>
                            <a:ext cx="520665" cy="773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3"/>
                        <wps:cNvCnPr>
                          <a:cxnSpLocks noChangeShapeType="1"/>
                          <a:endCxn id="14" idx="1"/>
                        </wps:cNvCnPr>
                        <wps:spPr bwMode="auto">
                          <a:xfrm>
                            <a:off x="2273334" y="329351"/>
                            <a:ext cx="509540" cy="1522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18"/>
                        <wps:cNvSpPr txBox="1">
                          <a:spLocks noChangeArrowheads="1"/>
                        </wps:cNvSpPr>
                        <wps:spPr bwMode="auto">
                          <a:xfrm>
                            <a:off x="4815438" y="2406444"/>
                            <a:ext cx="1483995" cy="267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D2FE8" w14:textId="77777777" w:rsidR="00D514E6" w:rsidRDefault="00D514E6" w:rsidP="004C523D">
                              <w:pPr>
                                <w:pStyle w:val="NormalWeb"/>
                                <w:spacing w:before="0" w:beforeAutospacing="0" w:after="200" w:afterAutospacing="0" w:line="276" w:lineRule="auto"/>
                              </w:pPr>
                              <w:proofErr w:type="spellStart"/>
                              <w:r>
                                <w:rPr>
                                  <w:rFonts w:ascii="Calibri" w:eastAsia="Calibri" w:hAnsi="Calibri"/>
                                  <w:sz w:val="22"/>
                                  <w:szCs w:val="22"/>
                                </w:rPr>
                                <w:t>Admin</w:t>
                              </w:r>
                              <w:proofErr w:type="spellEnd"/>
                            </w:p>
                          </w:txbxContent>
                        </wps:txbx>
                        <wps:bodyPr rot="0" vert="horz" wrap="square" lIns="91440" tIns="45720" rIns="91440" bIns="45720" anchor="t" anchorCtr="0" upright="1">
                          <a:noAutofit/>
                        </wps:bodyPr>
                      </wps:wsp>
                      <wps:wsp>
                        <wps:cNvPr id="33" name="AutoShape 22"/>
                        <wps:cNvSpPr>
                          <a:spLocks/>
                        </wps:cNvSpPr>
                        <wps:spPr bwMode="auto">
                          <a:xfrm>
                            <a:off x="4000333" y="67995"/>
                            <a:ext cx="348145" cy="2700605"/>
                          </a:xfrm>
                          <a:prstGeom prst="leftBrace">
                            <a:avLst>
                              <a:gd name="adj1" fmla="val 83235"/>
                              <a:gd name="adj2" fmla="val 65340"/>
                            </a:avLst>
                          </a:prstGeom>
                          <a:noFill/>
                          <a:ln w="9525">
                            <a:solidFill>
                              <a:srgbClr val="002060"/>
                            </a:solidFill>
                            <a:round/>
                            <a:headEnd/>
                            <a:tailEnd/>
                          </a:ln>
                        </wps:spPr>
                        <wps:txbx>
                          <w:txbxContent>
                            <w:p w14:paraId="5FC4D8CB" w14:textId="77777777" w:rsidR="00D514E6" w:rsidRDefault="00D514E6" w:rsidP="004C523D">
                              <w:pPr>
                                <w:rPr>
                                  <w:rFonts w:eastAsia="Times New Roman"/>
                                </w:rPr>
                              </w:pPr>
                            </w:p>
                          </w:txbxContent>
                        </wps:txbx>
                        <wps:bodyPr rot="0" vert="horz" wrap="square" lIns="91440" tIns="45720" rIns="91440" bIns="45720" anchor="t" anchorCtr="0" upright="1">
                          <a:noAutofit/>
                        </wps:bodyPr>
                      </wps:wsp>
                      <wps:wsp>
                        <wps:cNvPr id="34" name="Text Box 16"/>
                        <wps:cNvSpPr txBox="1">
                          <a:spLocks noChangeArrowheads="1"/>
                        </wps:cNvSpPr>
                        <wps:spPr bwMode="auto">
                          <a:xfrm>
                            <a:off x="4816070" y="1291780"/>
                            <a:ext cx="1483995" cy="26797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EF04" w14:textId="77777777" w:rsidR="00D514E6" w:rsidRDefault="00D514E6" w:rsidP="00EF23F9">
                              <w:pPr>
                                <w:pStyle w:val="NormalWeb"/>
                                <w:spacing w:before="0" w:beforeAutospacing="0" w:after="200" w:afterAutospacing="0" w:line="276" w:lineRule="auto"/>
                              </w:pPr>
                              <w:proofErr w:type="spellStart"/>
                              <w:r>
                                <w:rPr>
                                  <w:rFonts w:ascii="Calibri" w:eastAsia="Calibri" w:hAnsi="Calibri"/>
                                  <w:sz w:val="22"/>
                                  <w:szCs w:val="22"/>
                                </w:rPr>
                                <w:t>MonCompte</w:t>
                              </w:r>
                              <w:proofErr w:type="spellEnd"/>
                            </w:p>
                          </w:txbxContent>
                        </wps:txbx>
                        <wps:bodyPr rot="0" vert="horz" wrap="square" lIns="91440" tIns="45720" rIns="91440" bIns="45720" anchor="t" anchorCtr="0" upright="1">
                          <a:noAutofit/>
                        </wps:bodyPr>
                      </wps:wsp>
                    </wpc:wpc>
                  </a:graphicData>
                </a:graphic>
              </wp:inline>
            </w:drawing>
          </mc:Choice>
          <mc:Fallback>
            <w:pict>
              <v:group id="Zone de dessin 28" o:spid="_x0000_s1026" editas="canvas" style="width:503pt;height:230pt;mso-position-horizontal-relative:char;mso-position-vertical-relative:line" coordsize="63881,2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881;height:29210;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11030;width:7519;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0fMEA&#10;AADaAAAADwAAAGRycy9kb3ducmV2LnhtbESPQWvCQBSE70L/w/IK3urGHkRSVxFt0ZNoLJ4f2Zds&#10;NPs2za4a/fWuUPA4zMw3zGTW2VpcqPWVYwXDQQKCOHe64lLB7/7nYwzCB2SNtWNScCMPs+lbb4Kp&#10;dlfe0SULpYgQ9ikqMCE0qZQ+N2TRD1xDHL3CtRZDlG0pdYvXCLe1/EySkbRYcVww2NDCUH7KzlYB&#10;FfY7JItbdjjianveFPc/w0ul+u/d/AtEoC68wv/ttVYwgueVe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x9HzBAAAA2gAAAA8AAAAAAAAAAAAAAAAAmAIAAGRycy9kb3du&#10;cmV2LnhtbFBLBQYAAAAABAAEAPUAAACGAwAAAAA=&#10;" fillcolor="#d8d8d8" stroked="f">
                  <v:textbox>
                    <w:txbxContent>
                      <w:p w14:paraId="33E1F57F" w14:textId="77777777" w:rsidR="00D514E6" w:rsidRDefault="00D514E6" w:rsidP="00C0656F">
                        <w:r>
                          <w:t>Index</w:t>
                        </w:r>
                      </w:p>
                    </w:txbxContent>
                  </v:textbox>
                </v:shape>
                <v:group id="Group 5" o:spid="_x0000_s1029" style="position:absolute;left:8974;top:2583;width:13759;height:18502" coordorigin="3481,1478" coordsize="1720,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6" o:spid="_x0000_s1030" type="#_x0000_t202" style="position:absolute;left:3529;top:1478;width:167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sG8EA&#10;AADaAAAADwAAAGRycy9kb3ducmV2LnhtbERPy2oCMRTdC/2HcAvuNFNflKlRiqK4KfgoFHeXye1k&#10;6OQmTKIz+vVmUXB5OO/5srO1uFITKscK3oYZCOLC6YpLBd+nzeAdRIjIGmvHpOBGAZaLl94cc+1a&#10;PtD1GEuRQjjkqMDE6HMpQ2HIYhg6T5y4X9dYjAk2pdQNtinc1nKUZTNpseLUYNDTylDxd7xYBav1&#10;ZPtznk7v8mu8N960vrhNzkr1X7vPDxCRuvgU/7t3WkHamq6k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1bBvBAAAA2gAAAA8AAAAAAAAAAAAAAAAAmAIAAGRycy9kb3du&#10;cmV2LnhtbFBLBQYAAAAABAAEAPUAAACGAwAAAAA=&#10;" fillcolor="#f2f2f2" stroked="f">
                    <v:textbox>
                      <w:txbxContent>
                        <w:p w14:paraId="08D9751E" w14:textId="77777777" w:rsidR="00D514E6" w:rsidRDefault="00D514E6" w:rsidP="00C0656F">
                          <w:proofErr w:type="spellStart"/>
                          <w:r>
                            <w:t>PageAccueil</w:t>
                          </w:r>
                          <w:proofErr w:type="spellEnd"/>
                        </w:p>
                      </w:txbxContent>
                    </v:textbox>
                  </v:shape>
                  <v:shape id="Text Box 7" o:spid="_x0000_s1031" type="#_x0000_t202" style="position:absolute;left:3481;top:2534;width:1720;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JgMQA&#10;AADaAAAADwAAAGRycy9kb3ducmV2LnhtbESPQWsCMRSE70L/Q3iF3mq2rRZdjVIsFS8Fq4J4e2ye&#10;m8XNS9ik7uqvN4WCx2FmvmGm887W4kxNqBwreOlnIIgLpysuFey2X88jECEia6wdk4ILBZjPHnpT&#10;zLVr+YfOm1iKBOGQowITo8+lDIUhi6HvPHHyjq6xGJNsSqkbbBPc1vI1y96lxYrTgkFPC0PFafNr&#10;FSw+B8v9YTi8yu+3tfGm9cVlcFDq6bH7mICI1MV7+L+90grG8Hcl3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5yYDEAAAA2gAAAA8AAAAAAAAAAAAAAAAAmAIAAGRycy9k&#10;b3ducmV2LnhtbFBLBQYAAAAABAAEAPUAAACJAwAAAAA=&#10;" fillcolor="#f2f2f2" stroked="f">
                    <v:textbox>
                      <w:txbxContent>
                        <w:p w14:paraId="498A9D07" w14:textId="77777777" w:rsidR="00D514E6" w:rsidRDefault="00D514E6" w:rsidP="00C0656F">
                          <w:proofErr w:type="spellStart"/>
                          <w:r>
                            <w:t>PageConsulterSalles</w:t>
                          </w:r>
                          <w:proofErr w:type="spellEnd"/>
                        </w:p>
                      </w:txbxContent>
                    </v:textbox>
                  </v:shape>
                  <v:shape id="Text Box 8" o:spid="_x0000_s1032" type="#_x0000_t202" style="position:absolute;left:3481;top:3456;width:1719;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lus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0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9lusYAAADbAAAADwAAAAAAAAAAAAAAAACYAgAAZHJz&#10;L2Rvd25yZXYueG1sUEsFBgAAAAAEAAQA9QAAAIsDAAAAAA==&#10;" fillcolor="#f2f2f2" stroked="f">
                    <v:textbox>
                      <w:txbxContent>
                        <w:p w14:paraId="33F3AC54" w14:textId="77777777" w:rsidR="00D514E6" w:rsidRDefault="00D514E6" w:rsidP="00C0656F">
                          <w:proofErr w:type="spellStart"/>
                          <w:r>
                            <w:t>PageContact</w:t>
                          </w:r>
                          <w:proofErr w:type="spellEnd"/>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 o:spid="_x0000_s1033" type="#_x0000_t87" style="position:absolute;left:7519;top:2199;width:1455;height:2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EMEA&#10;AADbAAAADwAAAGRycy9kb3ducmV2LnhtbERPS4vCMBC+C/6HMIKXZU3rQZauaVkEwfWg+DwPzWxb&#10;bCa1yWr11xtB8DYf33OmWWdqcaHWVZYVxKMIBHFudcWFgv1u/vkFwnlkjbVlUnAjB1na700x0fbK&#10;G7psfSFCCLsEFZTeN4mULi/JoBvZhjhwf7Y16ANsC6lbvIZwU8txFE2kwYpDQ4kNzUrKT9t/o8Af&#10;4lXe3e0Z57/HaBF/LDfr01Kp4aD7+QbhqfNv8cu90GF+DM9fwg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v8xDBAAAA2wAAAA8AAAAAAAAAAAAAAAAAmAIAAGRycy9kb3du&#10;cmV2LnhtbFBLBQYAAAAABAAEAPUAAACGAwAAAAA=&#10;"/>
                <v:group id="Group 10" o:spid="_x0000_s1034" style="position:absolute;left:27828;top:1664;width:12711;height:18190" coordorigin="5771,2432" coordsize="1589,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Text Box 11" o:spid="_x0000_s1035" type="#_x0000_t202" style="position:absolute;left:5771;top:2432;width:158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N2W78A&#10;AADbAAAADwAAAGRycy9kb3ducmV2LnhtbERPS2sCMRC+F/ofwhS81WxdKsvWKKVF9Fgf9Dxuxs3i&#10;ZrIkcV3/vREEb/PxPWe2GGwrevKhcazgY5yBIK6cbrhWsN8t3wsQISJrbB2TgisFWMxfX2ZYanfh&#10;DfXbWIsUwqFEBSbGrpQyVIYshrHriBN3dN5iTNDXUnu8pHDbykmWTaXFhlODwY5+DFWn7dkq6Dn/&#10;588NrVjG9pD/HgZf/BmlRm/D9xeISEN8ih/utU7zc7j/kg6Q8x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3ZbvwAAANsAAAAPAAAAAAAAAAAAAAAAAJgCAABkcnMvZG93bnJl&#10;di54bWxQSwUGAAAAAAQABAD1AAAAhAMAAAAA&#10;" fillcolor="#c6d9f1" strokecolor="#00b0f0">
                    <v:textbox>
                      <w:txbxContent>
                        <w:p w14:paraId="3E1832CD" w14:textId="77777777" w:rsidR="00D514E6" w:rsidRDefault="00D514E6" w:rsidP="00C0656F">
                          <w:pPr>
                            <w:jc w:val="center"/>
                          </w:pPr>
                          <w:r>
                            <w:t>Profil Client</w:t>
                          </w:r>
                        </w:p>
                      </w:txbxContent>
                    </v:textbox>
                  </v:shape>
                  <v:shape id="Text Box 12" o:spid="_x0000_s1036" type="#_x0000_t202" style="position:absolute;left:5771;top:4371;width:152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9E8EA&#10;AADbAAAADwAAAGRycy9kb3ducmV2LnhtbERPTWvCQBC9C/0Pywi9mY2lDSW6CbFF6LGNxfOQHZNg&#10;djbd3Wrqr3cLgrd5vM9Zl5MZxImc7y0rWCYpCOLG6p5bBd+77eIVhA/IGgfLpOCPPJTFw2yNubZn&#10;/qJTHVoRQ9jnqKALYcyl9E1HBn1iR+LIHawzGCJ0rdQOzzHcDPIpTTNpsOfY0OFIbx01x/rXKNiE&#10;y2abuX39Ob1U7316HH6yaqnU43yqViACTeEuvrk/dJz/DP+/x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kPRPBAAAA2wAAAA8AAAAAAAAAAAAAAAAAmAIAAGRycy9kb3du&#10;cmV2LnhtbFBLBQYAAAAABAAEAPUAAACGAwAAAAA=&#10;" fillcolor="#0070c0">
                    <v:textbox>
                      <w:txbxContent>
                        <w:p w14:paraId="5BD2EE22" w14:textId="77777777" w:rsidR="00D514E6" w:rsidRPr="00A305DF" w:rsidRDefault="00D514E6" w:rsidP="00C0656F">
                          <w:pPr>
                            <w:jc w:val="center"/>
                            <w:rPr>
                              <w:color w:val="FFFFFF"/>
                            </w:rPr>
                          </w:pPr>
                          <w:r>
                            <w:rPr>
                              <w:color w:val="FFFFFF"/>
                            </w:rPr>
                            <w:t xml:space="preserve">Profil </w:t>
                          </w:r>
                          <w:proofErr w:type="spellStart"/>
                          <w:r>
                            <w:rPr>
                              <w:color w:val="FFFFFF"/>
                            </w:rPr>
                            <w:t>Admin</w:t>
                          </w:r>
                          <w:proofErr w:type="spellEnd"/>
                        </w:p>
                      </w:txbxContent>
                    </v:textbox>
                  </v:shape>
                </v:group>
                <v:group id="Group 13" o:spid="_x0000_s1037" style="position:absolute;left:48146;top:1447;width:14854;height:19566" coordorigin="7647,1336" coordsize="1857,2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4" o:spid="_x0000_s1038" type="#_x0000_t202" style="position:absolute;left:7648;top:1336;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YVcIA&#10;AADbAAAADwAAAGRycy9kb3ducmV2LnhtbERPS2sCMRC+F/wPYQRvNWt9IKtRxNLSS6G1gngbNuNm&#10;cTMJm9Rd/fWmUPA2H99zluvO1uJCTagcKxgNMxDEhdMVlwr2P2/PcxAhImusHZOCKwVYr3pPS8y1&#10;a/mbLrtYihTCIUcFJkafSxkKQxbD0HnixJ1cYzEm2JRSN9imcFvLlyybSYsVpwaDnraGivPu1yrY&#10;vk7eD8fp9CY/x1/Gm9YX18lRqUG/2yxAROriQ/zv/tBp/gz+fk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OlhVwgAAANsAAAAPAAAAAAAAAAAAAAAAAJgCAABkcnMvZG93&#10;bnJldi54bWxQSwUGAAAAAAQABAD1AAAAhwMAAAAA&#10;" fillcolor="#f2f2f2" stroked="f">
                    <v:textbox>
                      <w:txbxContent>
                        <w:p w14:paraId="7F6D6ABE" w14:textId="77777777" w:rsidR="00D514E6" w:rsidRDefault="00D514E6" w:rsidP="00C0656F">
                          <w:r>
                            <w:t>Accueil</w:t>
                          </w:r>
                        </w:p>
                      </w:txbxContent>
                    </v:textbox>
                  </v:shape>
                  <v:shape id="Text Box 16" o:spid="_x0000_s1039" type="#_x0000_t202" style="position:absolute;left:7647;top:2036;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pvM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w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lpvMYAAADbAAAADwAAAAAAAAAAAAAAAACYAgAAZHJz&#10;L2Rvd25yZXYueG1sUEsFBgAAAAAEAAQA9QAAAIsDAAAAAA==&#10;" fillcolor="#f2f2f2" stroked="f">
                    <v:textbox>
                      <w:txbxContent>
                        <w:p w14:paraId="4B286765" w14:textId="77777777" w:rsidR="00D514E6" w:rsidRDefault="00D514E6" w:rsidP="00C0656F">
                          <w:proofErr w:type="spellStart"/>
                          <w:r>
                            <w:t>MesReservations</w:t>
                          </w:r>
                          <w:proofErr w:type="spellEnd"/>
                        </w:p>
                      </w:txbxContent>
                    </v:textbox>
                  </v:shape>
                  <v:shape id="Text Box 17" o:spid="_x0000_s1040" type="#_x0000_t202" style="position:absolute;left:7648;top:3447;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MJ8MA&#10;AADbAAAADwAAAGRycy9kb3ducmV2LnhtbERPTWsCMRC9C/0PYQq91WxbLboapVgqXgpWBfE2bMbN&#10;4mYSNqm7+utNoeBtHu9zpvPO1uJMTagcK3jpZyCIC6crLhXstl/PIxAhImusHZOCCwWYzx56U8y1&#10;a/mHzptYihTCIUcFJkafSxkKQxZD33nixB1dYzEm2JRSN9imcFvL1yx7lxYrTg0GPS0MFafNr1Ww&#10;+Bws94fh8Cq/39bGm9YXl8FBqafH7mMCIlIX7+J/90qn+WP4+yU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XMJ8MAAADbAAAADwAAAAAAAAAAAAAAAACYAgAAZHJzL2Rv&#10;d25yZXYueG1sUEsFBgAAAAAEAAQA9QAAAIgDAAAAAA==&#10;" fillcolor="#f2f2f2" stroked="f">
                    <v:textbox>
                      <w:txbxContent>
                        <w:p w14:paraId="49F0AFAB" w14:textId="77777777" w:rsidR="00D514E6" w:rsidRDefault="00D514E6" w:rsidP="00C0656F">
                          <w:proofErr w:type="spellStart"/>
                          <w:r>
                            <w:t>MonEmploidutemps</w:t>
                          </w:r>
                          <w:proofErr w:type="spellEnd"/>
                        </w:p>
                      </w:txbxContent>
                    </v:textbox>
                  </v:shape>
                </v:group>
                <v:shape id="AutoShape 21" o:spid="_x0000_s1041" type="#_x0000_t87" style="position:absolute;left:44706;top:679;width:3454;height:14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LZ8AA&#10;AADbAAAADwAAAGRycy9kb3ducmV2LnhtbESP3WrCQBSE7wu+w3IE7+rGCEWiq/hD0ctq+wCH7DEJ&#10;Zs+G3aNJffpuodDLYWa+YVabwbXqQSE2ng3Mphko4tLbhisDX5/vrwtQUZAttp7JwDdF2KxHLyss&#10;rO/5TI+LVCpBOBZooBbpCq1jWZPDOPUdcfKuPjiUJEOlbcA+wV2r8yx70w4bTgs1drSvqbxd7s7A&#10;7SCYOTvEfBeO9kTPHoU/jJmMh+0SlNAg/+G/9skayOfw+yX9AL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rLZ8AAAADbAAAADwAAAAAAAAAAAAAAAACYAgAAZHJzL2Rvd25y&#10;ZXYueG1sUEsFBgAAAAAEAAQA9QAAAIUDAAAAAA==&#10;" adj="1604,4018" strokecolor="#00b0f0"/>
                <v:shape id="AutoShape 22" o:spid="_x0000_s1042" type="#_x0000_t87" style="position:absolute;left:42289;top:338;width:3804;height:20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mX8IA&#10;AADbAAAADwAAAGRycy9kb3ducmV2LnhtbESPQYvCMBSE78L+h/CEvYimSl2kGmWRXfHiwbrg9dk8&#10;22LzEpqs1n9vBMHjMDPfMItVZxpxpdbXlhWMRwkI4sLqmksFf4ff4QyED8gaG8uk4E4eVsuP3gIz&#10;bW+8p2seShEh7DNUUIXgMil9UZFBP7KOOHpn2xoMUbal1C3eItw0cpIkX9JgzXGhQkfriopL/m8U&#10;cH70g9QNdvRz3DS7MEtPbpoq9dnvvucgAnXhHX61t1rBJI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iZfwgAAANsAAAAPAAAAAAAAAAAAAAAAAJgCAABkcnMvZG93&#10;bnJldi54bWxQSwUGAAAAAAQABAD1AAAAhwMAAAAA&#10;" adj="3296,9136" strokecolor="#c00000"/>
                <v:shapetype id="_x0000_t32" coordsize="21600,21600" o:spt="32" o:oned="t" path="m,l21600,21600e" filled="f">
                  <v:path arrowok="t" fillok="f" o:connecttype="none"/>
                  <o:lock v:ext="edit" shapetype="t"/>
                </v:shapetype>
                <v:shape id="AutoShape 23" o:spid="_x0000_s1043" type="#_x0000_t32" style="position:absolute;left:22614;top:3293;width:52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Text Box 11" o:spid="_x0000_s1044" type="#_x0000_t202" style="position:absolute;left:27939;top:6452;width:12064;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aEcUA&#10;AADbAAAADwAAAGRycy9kb3ducmV2LnhtbESPT2vCQBTE7wW/w/KE3uqmUsREN0GU0j8gGvXS2yP7&#10;moRm3y7ZrabfvisIHoeZ+Q2zLAbTiTP1vrWs4HmSgCCurG65VnA6vj7NQfiArLGzTAr+yEORjx6W&#10;mGl74ZLOh1CLCGGfoYImBJdJ6auGDPqJdcTR+7a9wRBlX0vd4yXCTSenSTKTBluOCw06WjdU/Rx+&#10;jQL3WX59lJv5TO/fHG7b1XbnXlKlHsfDagEi0BDu4Vv7XSuYpnD9En+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ZoRxQAAANsAAAAPAAAAAAAAAAAAAAAAAJgCAABkcnMv&#10;ZG93bnJldi54bWxQSwUGAAAAAAQABAD1AAAAigMAAAAA&#10;" fillcolor="#c00000" strokecolor="#c00000">
                  <v:textbox>
                    <w:txbxContent>
                      <w:p w14:paraId="7BFDE5AD" w14:textId="77777777" w:rsidR="00D514E6" w:rsidRDefault="00D514E6"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14:paraId="5661228B" w14:textId="77777777" w:rsidR="00D514E6" w:rsidRDefault="00D514E6"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14:paraId="677722B5" w14:textId="77777777" w:rsidR="00D514E6" w:rsidRDefault="00D514E6"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v:textbox>
                </v:shape>
                <v:shape id="AutoShape 23" o:spid="_x0000_s1045" type="#_x0000_t32" style="position:absolute;left:22733;top:3293;width:5206;height:7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23" o:spid="_x0000_s1046" type="#_x0000_t32" style="position:absolute;left:22733;top:3293;width:5095;height:15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Text Box 18" o:spid="_x0000_s1047" type="#_x0000_t202" style="position:absolute;left:48154;top:24064;width:1484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CNsUA&#10;AADbAAAADwAAAGRycy9kb3ducmV2LnhtbESPT2sCMRTE74V+h/AK3jTrvyJboxSL0ovQqiDeHpvX&#10;zeLmJWyiu/bTm4LQ4zAzv2Hmy87W4kpNqBwrGA4yEMSF0xWXCg77dX8GIkRkjbVjUnCjAMvF89Mc&#10;c+1a/qbrLpYiQTjkqMDE6HMpQ2HIYhg4T5y8H9dYjEk2pdQNtgluaznKsldpseK0YNDTylBx3l2s&#10;gtXHZHM8Tae/cjv+Mt60vrhNTkr1Xrr3NxCRuvgffrQ/tYLxCP6+p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AI2xQAAANsAAAAPAAAAAAAAAAAAAAAAAJgCAABkcnMv&#10;ZG93bnJldi54bWxQSwUGAAAAAAQABAD1AAAAigMAAAAA&#10;" fillcolor="#f2f2f2" stroked="f">
                  <v:textbox>
                    <w:txbxContent>
                      <w:p w14:paraId="7A6D2FE8" w14:textId="77777777" w:rsidR="00D514E6" w:rsidRDefault="00D514E6" w:rsidP="004C523D">
                        <w:pPr>
                          <w:pStyle w:val="NormalWeb"/>
                          <w:spacing w:before="0" w:beforeAutospacing="0" w:after="200" w:afterAutospacing="0" w:line="276" w:lineRule="auto"/>
                        </w:pPr>
                        <w:proofErr w:type="spellStart"/>
                        <w:r>
                          <w:rPr>
                            <w:rFonts w:ascii="Calibri" w:eastAsia="Calibri" w:hAnsi="Calibri"/>
                            <w:sz w:val="22"/>
                            <w:szCs w:val="22"/>
                          </w:rPr>
                          <w:t>Admin</w:t>
                        </w:r>
                        <w:proofErr w:type="spellEnd"/>
                      </w:p>
                    </w:txbxContent>
                  </v:textbox>
                </v:shape>
                <v:shape id="AutoShape 22" o:spid="_x0000_s1048" type="#_x0000_t87" style="position:absolute;left:40003;top:679;width:3481;height:2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r2cMA&#10;AADbAAAADwAAAGRycy9kb3ducmV2LnhtbESPQYvCMBSE7wv+h/AEb2uqsotUo4ioyHraKoq3R/Ns&#10;q81LbaLWf2+EhT0OM/MNM542phR3ql1hWUGvG4EgTq0uOFOw2y4/hyCcR9ZYWiYFT3IwnbQ+xhhr&#10;++Bfuic+EwHCLkYFufdVLKVLczLourYiDt7J1gZ9kHUmdY2PADel7EfRtzRYcFjIsaJ5TukluRkF&#10;w8Uxic4/s1OvpOtmv/LHAxZfSnXazWwEwlPj/8N/7bVWMBjA+0v4AXL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yr2cMAAADbAAAADwAAAAAAAAAAAAAAAACYAgAAZHJzL2Rv&#10;d25yZXYueG1sUEsFBgAAAAAEAAQA9QAAAIgDAAAAAA==&#10;" adj="2318,14113" strokecolor="#002060">
                  <v:textbox>
                    <w:txbxContent>
                      <w:p w14:paraId="5FC4D8CB" w14:textId="77777777" w:rsidR="00D514E6" w:rsidRDefault="00D514E6" w:rsidP="004C523D">
                        <w:pPr>
                          <w:rPr>
                            <w:rFonts w:eastAsia="Times New Roman"/>
                          </w:rPr>
                        </w:pPr>
                      </w:p>
                    </w:txbxContent>
                  </v:textbox>
                </v:shape>
                <v:shape id="Text Box 16" o:spid="_x0000_s1049" type="#_x0000_t202" style="position:absolute;left:48160;top:12917;width:14840;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2cUA&#10;AADbAAAADwAAAGRycy9kb3ducmV2LnhtbESPQWsCMRSE7wX/Q3gFbzVbXaVsjSJKxYtQtVC8PTav&#10;m6Wbl7BJ3dVfbwqFHoeZ+YaZL3vbiAu1oXas4HmUgSAuna65UvBxent6AREissbGMSm4UoDlYvAw&#10;x0K7jg90OcZKJAiHAhWYGH0hZSgNWQwj54mT9+VaizHJtpK6xS7BbSPHWTaTFmtOCwY9rQ2V38cf&#10;q2C9ybef5+n0JveTd+NN58trflZq+NivXkFE6uN/+K+90womOfx+S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T/ZxQAAANsAAAAPAAAAAAAAAAAAAAAAAJgCAABkcnMv&#10;ZG93bnJldi54bWxQSwUGAAAAAAQABAD1AAAAigMAAAAA&#10;" fillcolor="#f2f2f2" stroked="f">
                  <v:textbox>
                    <w:txbxContent>
                      <w:p w14:paraId="166EEF04" w14:textId="77777777" w:rsidR="00D514E6" w:rsidRDefault="00D514E6" w:rsidP="00EF23F9">
                        <w:pPr>
                          <w:pStyle w:val="NormalWeb"/>
                          <w:spacing w:before="0" w:beforeAutospacing="0" w:after="200" w:afterAutospacing="0" w:line="276" w:lineRule="auto"/>
                        </w:pPr>
                        <w:proofErr w:type="spellStart"/>
                        <w:r>
                          <w:rPr>
                            <w:rFonts w:ascii="Calibri" w:eastAsia="Calibri" w:hAnsi="Calibri"/>
                            <w:sz w:val="22"/>
                            <w:szCs w:val="22"/>
                          </w:rPr>
                          <w:t>MonCompte</w:t>
                        </w:r>
                        <w:proofErr w:type="spellEnd"/>
                      </w:p>
                    </w:txbxContent>
                  </v:textbox>
                </v:shape>
                <w10:anchorlock/>
              </v:group>
            </w:pict>
          </mc:Fallback>
        </mc:AlternateContent>
      </w:r>
    </w:p>
    <w:p w14:paraId="176EB12D" w14:textId="77777777" w:rsidR="00733DE5" w:rsidRPr="00703587" w:rsidRDefault="00733DE5" w:rsidP="00812559">
      <w:pPr>
        <w:jc w:val="both"/>
        <w:rPr>
          <w:rFonts w:ascii="Times New Roman" w:hAnsi="Times New Roman" w:cs="Times New Roman"/>
        </w:rPr>
      </w:pPr>
      <w:r w:rsidRPr="00703587">
        <w:rPr>
          <w:rFonts w:ascii="Times New Roman" w:hAnsi="Times New Roman" w:cs="Times New Roman"/>
        </w:rPr>
        <w:t xml:space="preserve">Les pages devraient avoir la même structure. </w:t>
      </w:r>
    </w:p>
    <w:p w14:paraId="0C8FC0C6" w14:textId="77777777" w:rsidR="008B26DC" w:rsidRPr="00703587" w:rsidRDefault="008B26DC" w:rsidP="00812559">
      <w:pPr>
        <w:jc w:val="both"/>
        <w:rPr>
          <w:rFonts w:ascii="Times New Roman" w:hAnsi="Times New Roman" w:cs="Times New Roman"/>
        </w:rPr>
      </w:pPr>
      <w:r w:rsidRPr="00703587">
        <w:rPr>
          <w:rFonts w:ascii="Times New Roman" w:hAnsi="Times New Roman" w:cs="Times New Roman"/>
        </w:rPr>
        <w:t>La structure proposée par l’entreprise est</w:t>
      </w:r>
      <w:r w:rsidR="00D20EDF">
        <w:rPr>
          <w:rFonts w:ascii="Times New Roman" w:hAnsi="Times New Roman" w:cs="Times New Roman"/>
        </w:rPr>
        <w:t xml:space="preserve"> </w:t>
      </w:r>
      <w:r w:rsidRPr="00703587">
        <w:rPr>
          <w:rFonts w:ascii="Times New Roman" w:hAnsi="Times New Roman" w:cs="Times New Roman"/>
        </w:rPr>
        <w:t xml:space="preserve">: </w:t>
      </w:r>
    </w:p>
    <w:p w14:paraId="01E332F7" w14:textId="77777777"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t>un en-tête où nous trouverons le nom du site : « Réservation de votre salle en ligne »</w:t>
      </w:r>
    </w:p>
    <w:p w14:paraId="0426E8B4" w14:textId="77777777"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lastRenderedPageBreak/>
        <w:t xml:space="preserve">un menu horizontal dans lequel nous aurons </w:t>
      </w:r>
      <w:r w:rsidR="0026407B">
        <w:rPr>
          <w:rFonts w:ascii="Times New Roman" w:hAnsi="Times New Roman" w:cs="Times New Roman"/>
        </w:rPr>
        <w:t>des liens vers d</w:t>
      </w:r>
      <w:r w:rsidRPr="00703587">
        <w:rPr>
          <w:rFonts w:ascii="Times New Roman" w:hAnsi="Times New Roman" w:cs="Times New Roman"/>
        </w:rPr>
        <w:t>es pages</w:t>
      </w:r>
      <w:r w:rsidR="0026407B">
        <w:rPr>
          <w:rFonts w:ascii="Times New Roman" w:hAnsi="Times New Roman" w:cs="Times New Roman"/>
        </w:rPr>
        <w:t> :</w:t>
      </w:r>
      <w:r w:rsidRPr="00703587">
        <w:rPr>
          <w:rFonts w:ascii="Times New Roman" w:hAnsi="Times New Roman" w:cs="Times New Roman"/>
        </w:rPr>
        <w:t> accueil, consulter les salle</w:t>
      </w:r>
      <w:r w:rsidR="0026407B">
        <w:rPr>
          <w:rFonts w:ascii="Times New Roman" w:hAnsi="Times New Roman" w:cs="Times New Roman"/>
        </w:rPr>
        <w:t xml:space="preserve">s, contact etc. </w:t>
      </w:r>
    </w:p>
    <w:p w14:paraId="63B9F2FE" w14:textId="77777777" w:rsidR="0040598A" w:rsidRPr="00AC46E7" w:rsidRDefault="006F7B79" w:rsidP="00AC46E7">
      <w:pPr>
        <w:pStyle w:val="Paragraphedeliste"/>
        <w:numPr>
          <w:ilvl w:val="0"/>
          <w:numId w:val="29"/>
        </w:numPr>
        <w:jc w:val="both"/>
        <w:rPr>
          <w:rFonts w:ascii="Times New Roman" w:hAnsi="Times New Roman" w:cs="Times New Roman"/>
        </w:rPr>
      </w:pPr>
      <w:r w:rsidRPr="00AC46E7">
        <w:rPr>
          <w:rFonts w:ascii="Times New Roman" w:hAnsi="Times New Roman" w:cs="Times New Roman"/>
        </w:rPr>
        <w:t xml:space="preserve">une zone texte qui contiendra des informations ou des formulaires à </w:t>
      </w:r>
      <w:r w:rsidR="00703587" w:rsidRPr="00AC46E7">
        <w:rPr>
          <w:rFonts w:ascii="Times New Roman" w:hAnsi="Times New Roman" w:cs="Times New Roman"/>
        </w:rPr>
        <w:t>compléter par les utilisateurs.</w:t>
      </w:r>
      <w:r w:rsidR="0040598A" w:rsidRPr="00AC46E7">
        <w:rPr>
          <w:rFonts w:ascii="Times New Roman" w:hAnsi="Times New Roman" w:cs="Times New Roman"/>
        </w:rPr>
        <w:br w:type="page"/>
      </w:r>
    </w:p>
    <w:p w14:paraId="23DCDDCC" w14:textId="00F69ECE" w:rsidR="008D0AB2" w:rsidRPr="00C94FD8" w:rsidRDefault="008D0AB2" w:rsidP="008D0AB2">
      <w:pPr>
        <w:pStyle w:val="Titre2"/>
        <w:numPr>
          <w:ilvl w:val="1"/>
          <w:numId w:val="10"/>
        </w:numPr>
        <w:rPr>
          <w:ins w:id="53" w:author="Adrien Adrien" w:date="2016-03-15T12:33:00Z"/>
        </w:rPr>
      </w:pPr>
      <w:bookmarkStart w:id="54" w:name="_Toc445811032"/>
      <w:ins w:id="55" w:author="Adrien Adrien" w:date="2016-03-15T12:33:00Z">
        <w:r>
          <w:rPr>
            <w:rStyle w:val="Titre3Car"/>
            <w:b/>
            <w:bCs/>
          </w:rPr>
          <w:lastRenderedPageBreak/>
          <w:t>Maquette du site web</w:t>
        </w:r>
        <w:bookmarkEnd w:id="54"/>
      </w:ins>
    </w:p>
    <w:p w14:paraId="6FABF48B" w14:textId="5EADCCFD" w:rsidR="00703587" w:rsidRDefault="0026407B" w:rsidP="00D20EDF">
      <w:pPr>
        <w:jc w:val="both"/>
        <w:rPr>
          <w:rFonts w:ascii="Times New Roman" w:hAnsi="Times New Roman" w:cs="Times New Roman"/>
        </w:rPr>
      </w:pPr>
      <w:r w:rsidRPr="00D20EDF">
        <w:rPr>
          <w:rFonts w:ascii="Times New Roman" w:hAnsi="Times New Roman" w:cs="Times New Roman"/>
        </w:rPr>
        <w:t xml:space="preserve">La </w:t>
      </w:r>
      <w:ins w:id="56" w:author="Adrien Adrien" w:date="2016-03-15T12:34:00Z">
        <w:r w:rsidR="008D0AB2">
          <w:rPr>
            <w:rFonts w:ascii="Times New Roman" w:hAnsi="Times New Roman" w:cs="Times New Roman"/>
          </w:rPr>
          <w:t xml:space="preserve">première </w:t>
        </w:r>
      </w:ins>
      <w:r w:rsidRPr="00D20EDF">
        <w:rPr>
          <w:rFonts w:ascii="Times New Roman" w:hAnsi="Times New Roman" w:cs="Times New Roman"/>
        </w:rPr>
        <w:t xml:space="preserve">page </w:t>
      </w:r>
      <w:r w:rsidR="00D20EDF">
        <w:rPr>
          <w:rFonts w:ascii="Times New Roman" w:hAnsi="Times New Roman" w:cs="Times New Roman"/>
        </w:rPr>
        <w:t xml:space="preserve">qui sera visible </w:t>
      </w:r>
      <w:del w:id="57" w:author="Adrien Adrien" w:date="2016-03-15T12:34:00Z">
        <w:r w:rsidR="00D20EDF" w:rsidDel="008D0AB2">
          <w:rPr>
            <w:rFonts w:ascii="Times New Roman" w:hAnsi="Times New Roman" w:cs="Times New Roman"/>
          </w:rPr>
          <w:delText xml:space="preserve">en premier </w:delText>
        </w:r>
      </w:del>
      <w:r w:rsidR="00D20EDF">
        <w:rPr>
          <w:rFonts w:ascii="Times New Roman" w:hAnsi="Times New Roman" w:cs="Times New Roman"/>
        </w:rPr>
        <w:t xml:space="preserve">par toutes les personnes qui visiteront le site est la page </w:t>
      </w:r>
      <w:r w:rsidRPr="00D20EDF">
        <w:rPr>
          <w:rFonts w:ascii="Times New Roman" w:hAnsi="Times New Roman" w:cs="Times New Roman"/>
          <w:b/>
          <w:u w:val="single"/>
        </w:rPr>
        <w:t>« Index</w:t>
      </w:r>
      <w:r w:rsidR="00C0656F">
        <w:rPr>
          <w:rFonts w:ascii="Times New Roman" w:hAnsi="Times New Roman" w:cs="Times New Roman"/>
          <w:b/>
          <w:u w:val="single"/>
        </w:rPr>
        <w:t> ».</w:t>
      </w:r>
      <w:r w:rsidR="00D20EDF">
        <w:rPr>
          <w:rFonts w:ascii="Times New Roman" w:hAnsi="Times New Roman" w:cs="Times New Roman"/>
          <w:b/>
          <w:u w:val="single"/>
        </w:rPr>
        <w:t xml:space="preserve"> </w:t>
      </w:r>
      <w:commentRangeStart w:id="58"/>
      <w:commentRangeStart w:id="59"/>
      <w:r w:rsidR="00D20EDF" w:rsidRPr="00D20EDF">
        <w:rPr>
          <w:rFonts w:ascii="Times New Roman" w:hAnsi="Times New Roman" w:cs="Times New Roman"/>
        </w:rPr>
        <w:t>Elle</w:t>
      </w:r>
      <w:commentRangeEnd w:id="58"/>
      <w:r w:rsidR="00CA7BFE">
        <w:rPr>
          <w:rStyle w:val="Marquedecommentaire"/>
        </w:rPr>
        <w:commentReference w:id="58"/>
      </w:r>
      <w:commentRangeEnd w:id="59"/>
      <w:r w:rsidR="008D0AB2">
        <w:rPr>
          <w:rStyle w:val="Marquedecommentaire"/>
        </w:rPr>
        <w:commentReference w:id="59"/>
      </w:r>
      <w:r w:rsidR="00D20EDF" w:rsidRPr="00D20EDF">
        <w:rPr>
          <w:rFonts w:ascii="Times New Roman" w:hAnsi="Times New Roman" w:cs="Times New Roman"/>
        </w:rPr>
        <w:t xml:space="preserve"> </w:t>
      </w:r>
      <w:r w:rsidRPr="00D20EDF">
        <w:rPr>
          <w:rFonts w:ascii="Times New Roman" w:hAnsi="Times New Roman" w:cs="Times New Roman"/>
        </w:rPr>
        <w:t xml:space="preserve">aura le format </w:t>
      </w:r>
      <w:r w:rsidR="00D20EDF" w:rsidRPr="00D20EDF">
        <w:rPr>
          <w:rFonts w:ascii="Times New Roman" w:hAnsi="Times New Roman" w:cs="Times New Roman"/>
        </w:rPr>
        <w:t>suivant</w:t>
      </w:r>
      <w:r w:rsidRPr="00D20EDF">
        <w:rPr>
          <w:rFonts w:ascii="Times New Roman" w:hAnsi="Times New Roman" w:cs="Times New Roman"/>
        </w:rPr>
        <w:t xml:space="preserve"> : </w:t>
      </w:r>
    </w:p>
    <w:p w14:paraId="32D17A33" w14:textId="77777777" w:rsidR="00ED37C1" w:rsidRDefault="0039077C">
      <w:pPr>
        <w:keepNext/>
        <w:jc w:val="center"/>
        <w:rPr>
          <w:ins w:id="60" w:author="Adrien Adrien" w:date="2016-03-15T11:47:00Z"/>
        </w:rPr>
        <w:pPrChange w:id="61" w:author="Adrien Adrien" w:date="2016-03-15T11:47:00Z">
          <w:pPr>
            <w:jc w:val="center"/>
          </w:pPr>
        </w:pPrChange>
      </w:pPr>
      <w:r>
        <w:rPr>
          <w:noProof/>
          <w:lang w:eastAsia="fr-FR"/>
        </w:rPr>
        <w:drawing>
          <wp:inline distT="0" distB="0" distL="0" distR="0" wp14:anchorId="4886741D" wp14:editId="69214A15">
            <wp:extent cx="3553326" cy="26927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60972" cy="2698554"/>
                    </a:xfrm>
                    <a:prstGeom prst="rect">
                      <a:avLst/>
                    </a:prstGeom>
                  </pic:spPr>
                </pic:pic>
              </a:graphicData>
            </a:graphic>
          </wp:inline>
        </w:drawing>
      </w:r>
    </w:p>
    <w:p w14:paraId="2949BA30" w14:textId="77777777" w:rsidR="004C523D" w:rsidRDefault="00ED37C1">
      <w:pPr>
        <w:pStyle w:val="Lgende"/>
        <w:jc w:val="center"/>
        <w:rPr>
          <w:rFonts w:ascii="Times New Roman" w:hAnsi="Times New Roman" w:cs="Times New Roman"/>
        </w:rPr>
        <w:pPrChange w:id="62" w:author="Adrien Adrien" w:date="2016-03-15T11:47:00Z">
          <w:pPr>
            <w:jc w:val="center"/>
          </w:pPr>
        </w:pPrChange>
      </w:pPr>
      <w:ins w:id="63" w:author="Adrien Adrien" w:date="2016-03-15T11:47:00Z">
        <w:r>
          <w:t xml:space="preserve">Figure </w:t>
        </w:r>
        <w:r>
          <w:fldChar w:fldCharType="begin"/>
        </w:r>
        <w:r>
          <w:instrText xml:space="preserve"> SEQ Figure \* ARABIC </w:instrText>
        </w:r>
      </w:ins>
      <w:r>
        <w:fldChar w:fldCharType="separate"/>
      </w:r>
      <w:ins w:id="64" w:author="Anca Horeanu" w:date="2016-03-15T21:10:00Z">
        <w:r w:rsidR="00D5107F">
          <w:rPr>
            <w:noProof/>
          </w:rPr>
          <w:t>1</w:t>
        </w:r>
      </w:ins>
      <w:ins w:id="65" w:author="Adrien Adrien" w:date="2016-03-15T11:47:00Z">
        <w:r>
          <w:fldChar w:fldCharType="end"/>
        </w:r>
        <w:r>
          <w:t xml:space="preserve"> Maquette de la page d'Accueil</w:t>
        </w:r>
      </w:ins>
    </w:p>
    <w:p w14:paraId="0C789E1B" w14:textId="77777777" w:rsidR="004C523D" w:rsidDel="00ED37C1" w:rsidRDefault="004C523D" w:rsidP="004C523D">
      <w:pPr>
        <w:rPr>
          <w:del w:id="66" w:author="Adrien Adrien" w:date="2016-03-15T11:47:00Z"/>
          <w:rFonts w:ascii="Times New Roman" w:hAnsi="Times New Roman" w:cs="Times New Roman"/>
        </w:rPr>
      </w:pPr>
    </w:p>
    <w:p w14:paraId="0A561D0C" w14:textId="77777777" w:rsidR="0026407B" w:rsidRPr="00C0656F" w:rsidRDefault="0026407B" w:rsidP="004C523D">
      <w:pPr>
        <w:rPr>
          <w:rFonts w:ascii="Times New Roman" w:hAnsi="Times New Roman" w:cs="Times New Roman"/>
        </w:rPr>
      </w:pPr>
      <w:r>
        <w:rPr>
          <w:rFonts w:ascii="Times New Roman" w:eastAsia="Times New Roman" w:hAnsi="Times New Roman" w:cs="Times New Roman"/>
          <w:color w:val="303030"/>
          <w:sz w:val="21"/>
          <w:szCs w:val="21"/>
          <w:shd w:val="clear" w:color="auto" w:fill="FFFFFF"/>
          <w:lang w:eastAsia="fr-FR"/>
        </w:rPr>
        <w:t xml:space="preserve">Elle </w:t>
      </w:r>
      <w:r w:rsidR="004C523D">
        <w:rPr>
          <w:rFonts w:ascii="Times New Roman" w:eastAsia="Times New Roman" w:hAnsi="Times New Roman" w:cs="Times New Roman"/>
          <w:color w:val="303030"/>
          <w:sz w:val="21"/>
          <w:szCs w:val="21"/>
          <w:shd w:val="clear" w:color="auto" w:fill="FFFFFF"/>
          <w:lang w:eastAsia="fr-FR"/>
        </w:rPr>
        <w:t>contiendra</w:t>
      </w:r>
      <w:r>
        <w:rPr>
          <w:rFonts w:ascii="Times New Roman" w:eastAsia="Times New Roman" w:hAnsi="Times New Roman" w:cs="Times New Roman"/>
          <w:color w:val="303030"/>
          <w:sz w:val="21"/>
          <w:szCs w:val="21"/>
          <w:shd w:val="clear" w:color="auto" w:fill="FFFFFF"/>
          <w:lang w:eastAsia="fr-FR"/>
        </w:rPr>
        <w:t> :</w:t>
      </w:r>
    </w:p>
    <w:p w14:paraId="24A5016B" w14:textId="77777777" w:rsidR="00174CD2"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sidRPr="0026407B">
        <w:rPr>
          <w:rFonts w:ascii="Times New Roman" w:eastAsia="Times New Roman" w:hAnsi="Times New Roman" w:cs="Times New Roman"/>
          <w:color w:val="303030"/>
          <w:sz w:val="21"/>
          <w:szCs w:val="21"/>
          <w:shd w:val="clear" w:color="auto" w:fill="FFFFFF"/>
          <w:lang w:eastAsia="fr-FR"/>
        </w:rPr>
        <w:t>en en-tête</w:t>
      </w:r>
      <w:r>
        <w:rPr>
          <w:rFonts w:ascii="Times New Roman" w:eastAsia="Times New Roman" w:hAnsi="Times New Roman" w:cs="Times New Roman"/>
          <w:color w:val="303030"/>
          <w:sz w:val="21"/>
          <w:szCs w:val="21"/>
          <w:shd w:val="clear" w:color="auto" w:fill="FFFFFF"/>
          <w:lang w:eastAsia="fr-FR"/>
        </w:rPr>
        <w:t> : le nom du site ;</w:t>
      </w:r>
    </w:p>
    <w:p w14:paraId="69343837" w14:textId="77777777"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dans le menu horizontal : 3 boutons qui conduiront l’utilisateur vers les pages « Accueil », « Consulter les salles » et « Contact »</w:t>
      </w:r>
      <w:r w:rsidR="00D20EDF">
        <w:rPr>
          <w:rFonts w:ascii="Times New Roman" w:eastAsia="Times New Roman" w:hAnsi="Times New Roman" w:cs="Times New Roman"/>
          <w:color w:val="303030"/>
          <w:sz w:val="21"/>
          <w:szCs w:val="21"/>
          <w:shd w:val="clear" w:color="auto" w:fill="FFFFFF"/>
          <w:lang w:eastAsia="fr-FR"/>
        </w:rPr>
        <w:t>.</w:t>
      </w:r>
    </w:p>
    <w:p w14:paraId="135D87BA" w14:textId="77777777"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le contenu : des informations sur la mairie et ses services. </w:t>
      </w:r>
    </w:p>
    <w:p w14:paraId="062C93B6" w14:textId="77777777" w:rsidR="00D20EDF"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00D20EDF" w:rsidRPr="0040598A">
        <w:rPr>
          <w:rFonts w:ascii="Times New Roman" w:eastAsia="Times New Roman" w:hAnsi="Times New Roman" w:cs="Times New Roman"/>
          <w:b/>
          <w:color w:val="303030"/>
          <w:sz w:val="21"/>
          <w:szCs w:val="21"/>
          <w:shd w:val="clear" w:color="auto" w:fill="FFFFFF"/>
          <w:lang w:eastAsia="fr-FR"/>
        </w:rPr>
        <w:t>p</w:t>
      </w:r>
      <w:r w:rsidRPr="0040598A">
        <w:rPr>
          <w:rFonts w:ascii="Times New Roman" w:eastAsia="Times New Roman" w:hAnsi="Times New Roman" w:cs="Times New Roman"/>
          <w:b/>
          <w:color w:val="303030"/>
          <w:sz w:val="21"/>
          <w:szCs w:val="21"/>
          <w:shd w:val="clear" w:color="auto" w:fill="FFFFFF"/>
          <w:lang w:eastAsia="fr-FR"/>
        </w:rPr>
        <w:t>age « Accueil »</w:t>
      </w:r>
      <w:r>
        <w:rPr>
          <w:rFonts w:ascii="Times New Roman" w:eastAsia="Times New Roman" w:hAnsi="Times New Roman" w:cs="Times New Roman"/>
          <w:color w:val="303030"/>
          <w:sz w:val="21"/>
          <w:szCs w:val="21"/>
          <w:shd w:val="clear" w:color="auto" w:fill="FFFFFF"/>
          <w:lang w:eastAsia="fr-FR"/>
        </w:rPr>
        <w:t xml:space="preserve">  est aussi la page de connexion. </w:t>
      </w:r>
    </w:p>
    <w:p w14:paraId="772B55E0" w14:textId="77777777" w:rsidR="0026407B"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En plus d’informations générales sur le processus de réservation des salles, cette page permettra aux utilisateurs de créer leur compte pour, ensuite, </w:t>
      </w:r>
      <w:r w:rsidR="00D20EDF">
        <w:rPr>
          <w:rFonts w:ascii="Times New Roman" w:eastAsia="Times New Roman" w:hAnsi="Times New Roman" w:cs="Times New Roman"/>
          <w:color w:val="303030"/>
          <w:sz w:val="21"/>
          <w:szCs w:val="21"/>
          <w:shd w:val="clear" w:color="auto" w:fill="FFFFFF"/>
          <w:lang w:eastAsia="fr-FR"/>
        </w:rPr>
        <w:t>accéder au service de réservation des salles</w:t>
      </w:r>
      <w:r>
        <w:rPr>
          <w:rFonts w:ascii="Times New Roman" w:eastAsia="Times New Roman" w:hAnsi="Times New Roman" w:cs="Times New Roman"/>
          <w:color w:val="303030"/>
          <w:sz w:val="21"/>
          <w:szCs w:val="21"/>
          <w:shd w:val="clear" w:color="auto" w:fill="FFFFFF"/>
          <w:lang w:eastAsia="fr-FR"/>
        </w:rPr>
        <w:t>.</w:t>
      </w:r>
    </w:p>
    <w:p w14:paraId="548A6B62" w14:textId="77777777" w:rsidR="0026407B" w:rsidRDefault="00D20ED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Pr="0040598A">
        <w:rPr>
          <w:rFonts w:ascii="Times New Roman" w:eastAsia="Times New Roman" w:hAnsi="Times New Roman" w:cs="Times New Roman"/>
          <w:b/>
          <w:color w:val="303030"/>
          <w:sz w:val="21"/>
          <w:szCs w:val="21"/>
          <w:shd w:val="clear" w:color="auto" w:fill="FFFFFF"/>
          <w:lang w:eastAsia="fr-FR"/>
        </w:rPr>
        <w:t>page « Consulter les salles »</w:t>
      </w:r>
      <w:r>
        <w:rPr>
          <w:rFonts w:ascii="Times New Roman" w:eastAsia="Times New Roman" w:hAnsi="Times New Roman" w:cs="Times New Roman"/>
          <w:color w:val="303030"/>
          <w:sz w:val="21"/>
          <w:szCs w:val="21"/>
          <w:shd w:val="clear" w:color="auto" w:fill="FFFFFF"/>
          <w:lang w:eastAsia="fr-FR"/>
        </w:rPr>
        <w:t xml:space="preserve"> met à disposition des utilisateurs «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 et « non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xml:space="preserve"> » les salles, leurs caractéristiques et leur disponibilité. </w:t>
      </w:r>
    </w:p>
    <w:p w14:paraId="5D4675ED" w14:textId="77777777" w:rsidR="00ED37C1" w:rsidRDefault="00C0656F">
      <w:pPr>
        <w:keepNext/>
        <w:jc w:val="center"/>
        <w:rPr>
          <w:ins w:id="67" w:author="Adrien Adrien" w:date="2016-03-15T11:46:00Z"/>
        </w:rPr>
        <w:pPrChange w:id="68" w:author="Adrien Adrien" w:date="2016-03-15T11:46:00Z">
          <w:pPr>
            <w:jc w:val="center"/>
          </w:pPr>
        </w:pPrChange>
      </w:pPr>
      <w:r>
        <w:rPr>
          <w:noProof/>
          <w:lang w:eastAsia="fr-FR"/>
        </w:rPr>
        <w:lastRenderedPageBreak/>
        <w:drawing>
          <wp:inline distT="0" distB="0" distL="0" distR="0" wp14:anchorId="3D2407C2" wp14:editId="79771832">
            <wp:extent cx="3589020" cy="2285677"/>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27569" cy="2310227"/>
                    </a:xfrm>
                    <a:prstGeom prst="rect">
                      <a:avLst/>
                    </a:prstGeom>
                  </pic:spPr>
                </pic:pic>
              </a:graphicData>
            </a:graphic>
          </wp:inline>
        </w:drawing>
      </w:r>
    </w:p>
    <w:p w14:paraId="7326F171" w14:textId="77777777" w:rsidR="0039077C" w:rsidRDefault="00ED37C1">
      <w:pPr>
        <w:pStyle w:val="Lgende"/>
        <w:jc w:val="center"/>
        <w:rPr>
          <w:rFonts w:ascii="Times New Roman" w:eastAsia="Times New Roman" w:hAnsi="Times New Roman" w:cs="Times New Roman"/>
          <w:color w:val="303030"/>
          <w:sz w:val="21"/>
          <w:szCs w:val="21"/>
          <w:shd w:val="clear" w:color="auto" w:fill="FFFFFF"/>
          <w:lang w:eastAsia="fr-FR"/>
        </w:rPr>
        <w:pPrChange w:id="69" w:author="Adrien Adrien" w:date="2016-03-15T11:46:00Z">
          <w:pPr>
            <w:jc w:val="center"/>
          </w:pPr>
        </w:pPrChange>
      </w:pPr>
      <w:ins w:id="70" w:author="Adrien Adrien" w:date="2016-03-15T11:46:00Z">
        <w:r>
          <w:t xml:space="preserve">Figure </w:t>
        </w:r>
        <w:r>
          <w:fldChar w:fldCharType="begin"/>
        </w:r>
        <w:r>
          <w:instrText xml:space="preserve"> SEQ Figure \* ARABIC </w:instrText>
        </w:r>
      </w:ins>
      <w:r>
        <w:fldChar w:fldCharType="separate"/>
      </w:r>
      <w:ins w:id="71" w:author="Anca Horeanu" w:date="2016-03-15T21:10:00Z">
        <w:r w:rsidR="00D5107F">
          <w:rPr>
            <w:noProof/>
          </w:rPr>
          <w:t>2</w:t>
        </w:r>
      </w:ins>
      <w:ins w:id="72" w:author="Adrien Adrien" w:date="2016-03-15T11:46:00Z">
        <w:r>
          <w:fldChar w:fldCharType="end"/>
        </w:r>
        <w:r>
          <w:t xml:space="preserve"> Maquette de la page de consultation des salles</w:t>
        </w:r>
      </w:ins>
    </w:p>
    <w:p w14:paraId="38096EEB" w14:textId="77777777" w:rsidR="00C0656F" w:rsidRDefault="00C0656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caution affichée est informative. Elle sera adaptée par </w:t>
      </w:r>
      <w:r w:rsidR="00D9375E">
        <w:rPr>
          <w:rFonts w:ascii="Times New Roman" w:eastAsia="Times New Roman" w:hAnsi="Times New Roman" w:cs="Times New Roman"/>
          <w:color w:val="303030"/>
          <w:sz w:val="21"/>
          <w:szCs w:val="21"/>
          <w:shd w:val="clear" w:color="auto" w:fill="FFFFFF"/>
          <w:lang w:eastAsia="fr-FR"/>
        </w:rPr>
        <w:t>le service</w:t>
      </w:r>
      <w:r>
        <w:rPr>
          <w:rFonts w:ascii="Times New Roman" w:eastAsia="Times New Roman" w:hAnsi="Times New Roman" w:cs="Times New Roman"/>
          <w:color w:val="303030"/>
          <w:sz w:val="21"/>
          <w:szCs w:val="21"/>
          <w:shd w:val="clear" w:color="auto" w:fill="FFFFFF"/>
          <w:lang w:eastAsia="fr-FR"/>
        </w:rPr>
        <w:t xml:space="preserve"> de location en fonction du type de client. </w:t>
      </w:r>
    </w:p>
    <w:p w14:paraId="5CF0F261" w14:textId="77777777" w:rsidR="00D20EDF" w:rsidRDefault="00D20EDF" w:rsidP="00D20EDF">
      <w:pPr>
        <w:jc w:val="both"/>
        <w:rPr>
          <w:rFonts w:ascii="Times New Roman" w:hAnsi="Times New Roman" w:cs="Times New Roman"/>
        </w:rPr>
      </w:pPr>
      <w:r>
        <w:rPr>
          <w:rFonts w:ascii="Times New Roman" w:hAnsi="Times New Roman" w:cs="Times New Roman"/>
        </w:rPr>
        <w:t xml:space="preserve">La  </w:t>
      </w:r>
      <w:r w:rsidRPr="0040598A">
        <w:rPr>
          <w:rFonts w:ascii="Times New Roman" w:hAnsi="Times New Roman" w:cs="Times New Roman"/>
          <w:b/>
        </w:rPr>
        <w:t>page « Contact »</w:t>
      </w:r>
      <w:r w:rsidRPr="00703587">
        <w:rPr>
          <w:rFonts w:ascii="Times New Roman" w:hAnsi="Times New Roman" w:cs="Times New Roman"/>
        </w:rPr>
        <w:t xml:space="preserve"> est unique, elle est la même pour tous les profils. Elle contiendra les détails de la mairie et les coordonnées des personnes à contacter en cas de problème (technique ou commercial). </w:t>
      </w:r>
    </w:p>
    <w:p w14:paraId="228F583E" w14:textId="77777777" w:rsidR="00ED37C1" w:rsidRDefault="0039077C">
      <w:pPr>
        <w:keepNext/>
        <w:jc w:val="center"/>
        <w:rPr>
          <w:ins w:id="73" w:author="Adrien Adrien" w:date="2016-03-15T11:45:00Z"/>
        </w:rPr>
        <w:pPrChange w:id="74" w:author="Adrien Adrien" w:date="2016-03-15T11:45:00Z">
          <w:pPr>
            <w:jc w:val="center"/>
          </w:pPr>
        </w:pPrChange>
      </w:pPr>
      <w:r>
        <w:rPr>
          <w:noProof/>
          <w:lang w:eastAsia="fr-FR"/>
        </w:rPr>
        <w:drawing>
          <wp:inline distT="0" distB="0" distL="0" distR="0" wp14:anchorId="038B8A3A" wp14:editId="1B427A8F">
            <wp:extent cx="4504267" cy="28851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1111" cy="2876747"/>
                    </a:xfrm>
                    <a:prstGeom prst="rect">
                      <a:avLst/>
                    </a:prstGeom>
                  </pic:spPr>
                </pic:pic>
              </a:graphicData>
            </a:graphic>
          </wp:inline>
        </w:drawing>
      </w:r>
    </w:p>
    <w:p w14:paraId="703916AA" w14:textId="77777777" w:rsidR="00D20EDF" w:rsidRDefault="00ED37C1">
      <w:pPr>
        <w:pStyle w:val="Lgende"/>
        <w:jc w:val="center"/>
        <w:rPr>
          <w:rFonts w:ascii="Times New Roman" w:eastAsia="Times New Roman" w:hAnsi="Times New Roman" w:cs="Times New Roman"/>
          <w:color w:val="303030"/>
          <w:sz w:val="21"/>
          <w:szCs w:val="21"/>
          <w:shd w:val="clear" w:color="auto" w:fill="FFFFFF"/>
          <w:lang w:eastAsia="fr-FR"/>
        </w:rPr>
        <w:pPrChange w:id="75" w:author="Adrien Adrien" w:date="2016-03-15T11:45:00Z">
          <w:pPr>
            <w:jc w:val="center"/>
          </w:pPr>
        </w:pPrChange>
      </w:pPr>
      <w:ins w:id="76" w:author="Adrien Adrien" w:date="2016-03-15T11:45:00Z">
        <w:r>
          <w:t xml:space="preserve">Figure </w:t>
        </w:r>
        <w:r>
          <w:fldChar w:fldCharType="begin"/>
        </w:r>
        <w:r>
          <w:instrText xml:space="preserve"> SEQ Figure \* ARABIC </w:instrText>
        </w:r>
      </w:ins>
      <w:r>
        <w:fldChar w:fldCharType="separate"/>
      </w:r>
      <w:ins w:id="77" w:author="Anca Horeanu" w:date="2016-03-15T21:10:00Z">
        <w:r w:rsidR="00D5107F">
          <w:rPr>
            <w:noProof/>
          </w:rPr>
          <w:t>3</w:t>
        </w:r>
      </w:ins>
      <w:ins w:id="78" w:author="Adrien Adrien" w:date="2016-03-15T11:45:00Z">
        <w:r>
          <w:fldChar w:fldCharType="end"/>
        </w:r>
        <w:r>
          <w:t xml:space="preserve"> Maquette de la page contact</w:t>
        </w:r>
      </w:ins>
    </w:p>
    <w:p w14:paraId="59277749" w14:textId="77777777" w:rsidR="00C0656F" w:rsidRPr="0026407B" w:rsidDel="00ED37C1" w:rsidRDefault="00C0656F" w:rsidP="00C0656F">
      <w:pPr>
        <w:rPr>
          <w:del w:id="79" w:author="Adrien Adrien" w:date="2016-03-15T11:44:00Z"/>
          <w:rFonts w:ascii="Times New Roman" w:eastAsia="Times New Roman" w:hAnsi="Times New Roman" w:cs="Times New Roman"/>
          <w:color w:val="303030"/>
          <w:sz w:val="21"/>
          <w:szCs w:val="21"/>
          <w:shd w:val="clear" w:color="auto" w:fill="FFFFFF"/>
          <w:lang w:eastAsia="fr-FR"/>
        </w:rPr>
      </w:pPr>
    </w:p>
    <w:p w14:paraId="5A180B5A" w14:textId="77777777" w:rsidR="00EF23F9" w:rsidRDefault="00EF23F9" w:rsidP="00812559">
      <w:pPr>
        <w:jc w:val="both"/>
        <w:rPr>
          <w:rFonts w:ascii="Times New Roman" w:eastAsia="Times New Roman" w:hAnsi="Times New Roman" w:cs="Times New Roman"/>
          <w:b/>
          <w:color w:val="303030"/>
          <w:sz w:val="21"/>
          <w:szCs w:val="21"/>
          <w:highlight w:val="red"/>
          <w:shd w:val="clear" w:color="auto" w:fill="FFFFFF"/>
          <w:lang w:eastAsia="fr-FR"/>
        </w:rPr>
      </w:pPr>
    </w:p>
    <w:p w14:paraId="0D090F04" w14:textId="7D46ECB0" w:rsidR="009F572A" w:rsidRDefault="009F572A" w:rsidP="00812559">
      <w:pPr>
        <w:jc w:val="both"/>
        <w:rPr>
          <w:ins w:id="80" w:author="Adrien Adrien" w:date="2016-03-15T13:00:00Z"/>
          <w:rFonts w:ascii="Times New Roman" w:eastAsia="Times New Roman" w:hAnsi="Times New Roman" w:cs="Times New Roman"/>
          <w:b/>
          <w:color w:val="303030"/>
          <w:sz w:val="21"/>
          <w:szCs w:val="21"/>
          <w:u w:val="single"/>
          <w:shd w:val="clear" w:color="auto" w:fill="FFFFFF"/>
          <w:lang w:eastAsia="fr-FR"/>
        </w:rPr>
      </w:pPr>
      <w:ins w:id="81" w:author="Adrien Adrien" w:date="2016-03-15T12:58:00Z">
        <w:r>
          <w:rPr>
            <w:rFonts w:ascii="Times New Roman" w:eastAsia="Times New Roman" w:hAnsi="Times New Roman" w:cs="Times New Roman"/>
            <w:b/>
            <w:color w:val="303030"/>
            <w:sz w:val="21"/>
            <w:szCs w:val="21"/>
            <w:u w:val="single"/>
            <w:shd w:val="clear" w:color="auto" w:fill="FFFFFF"/>
            <w:lang w:eastAsia="fr-FR"/>
          </w:rPr>
          <w:t>Formulaire d’inscription</w:t>
        </w:r>
      </w:ins>
    </w:p>
    <w:p w14:paraId="2318978F" w14:textId="4F62C69C" w:rsidR="00E23198" w:rsidRDefault="00E23198">
      <w:pPr>
        <w:jc w:val="both"/>
        <w:rPr>
          <w:ins w:id="82" w:author="Adrien Adrien" w:date="2016-03-15T13:01:00Z"/>
          <w:rFonts w:ascii="Times New Roman" w:hAnsi="Times New Roman" w:cs="Times New Roman"/>
        </w:rPr>
        <w:pPrChange w:id="83" w:author="Adrien Adrien" w:date="2016-03-15T13:00:00Z">
          <w:pPr>
            <w:spacing w:before="100" w:beforeAutospacing="1" w:after="100" w:afterAutospacing="1" w:line="240" w:lineRule="auto"/>
          </w:pPr>
        </w:pPrChange>
      </w:pPr>
      <w:ins w:id="84" w:author="Adrien Adrien" w:date="2016-03-15T13:00:00Z">
        <w:r w:rsidRPr="00E23198">
          <w:rPr>
            <w:rFonts w:ascii="Times New Roman" w:hAnsi="Times New Roman" w:cs="Times New Roman"/>
            <w:rPrChange w:id="85" w:author="Adrien Adrien" w:date="2016-03-15T13:00:00Z">
              <w:rPr>
                <w:rFonts w:ascii="Calibri" w:eastAsia="Times New Roman" w:hAnsi="Calibri" w:cs="Times New Roman"/>
                <w:sz w:val="24"/>
                <w:szCs w:val="24"/>
                <w:lang w:eastAsia="fr-FR"/>
              </w:rPr>
            </w:rPrChange>
          </w:rPr>
          <w:t>Pour pouvoir bénéficier de tous les services offerts par le site de réservation de salle, l’utilisateur doit se connecter. Si c’est sa première visite du site, il devra d’abord s’inscrire sur le site.</w:t>
        </w:r>
      </w:ins>
    </w:p>
    <w:p w14:paraId="280904BC" w14:textId="2297C5E1" w:rsidR="00E23198" w:rsidRPr="00381CA7" w:rsidRDefault="00E23198" w:rsidP="00E23198">
      <w:pPr>
        <w:spacing w:before="100" w:beforeAutospacing="1" w:after="100" w:afterAutospacing="1" w:line="240" w:lineRule="auto"/>
        <w:rPr>
          <w:ins w:id="86" w:author="Adrien Adrien" w:date="2016-03-15T13:01:00Z"/>
          <w:rFonts w:ascii="Times New Roman" w:eastAsia="Times New Roman" w:hAnsi="Times New Roman" w:cs="Times New Roman"/>
          <w:sz w:val="24"/>
          <w:szCs w:val="24"/>
          <w:lang w:eastAsia="fr-FR"/>
        </w:rPr>
      </w:pPr>
      <w:ins w:id="87" w:author="Adrien Adrien" w:date="2016-03-15T13:01:00Z">
        <w:r w:rsidRPr="00381CA7">
          <w:rPr>
            <w:rFonts w:ascii="Calibri" w:eastAsia="Times New Roman" w:hAnsi="Calibri" w:cs="Times New Roman"/>
            <w:sz w:val="24"/>
            <w:szCs w:val="24"/>
            <w:lang w:eastAsia="fr-FR"/>
          </w:rPr>
          <w:t xml:space="preserve">Une fois sur la </w:t>
        </w:r>
        <w:r w:rsidRPr="00381CA7">
          <w:rPr>
            <w:rFonts w:ascii="Calibri" w:eastAsia="Times New Roman" w:hAnsi="Calibri" w:cs="Times New Roman"/>
            <w:b/>
            <w:bCs/>
            <w:sz w:val="24"/>
            <w:szCs w:val="24"/>
            <w:lang w:eastAsia="fr-FR"/>
          </w:rPr>
          <w:t xml:space="preserve">page </w:t>
        </w:r>
        <w:r w:rsidRPr="00381CA7">
          <w:rPr>
            <w:rFonts w:ascii="Calibri" w:eastAsia="Times New Roman" w:hAnsi="Calibri" w:cs="Times New Roman"/>
            <w:b/>
            <w:bCs/>
            <w:i/>
            <w:iCs/>
            <w:sz w:val="24"/>
            <w:szCs w:val="24"/>
            <w:lang w:eastAsia="fr-FR"/>
          </w:rPr>
          <w:t>‘</w:t>
        </w:r>
        <w:proofErr w:type="spellStart"/>
        <w:r w:rsidRPr="00381CA7">
          <w:rPr>
            <w:rFonts w:ascii="Calibri" w:eastAsia="Times New Roman" w:hAnsi="Calibri" w:cs="Times New Roman"/>
            <w:b/>
            <w:bCs/>
            <w:i/>
            <w:iCs/>
            <w:sz w:val="24"/>
            <w:szCs w:val="24"/>
            <w:lang w:eastAsia="fr-FR"/>
          </w:rPr>
          <w:t>formulaire.php</w:t>
        </w:r>
        <w:proofErr w:type="spellEnd"/>
        <w:r w:rsidRPr="00381CA7">
          <w:rPr>
            <w:rFonts w:ascii="Calibri" w:eastAsia="Times New Roman" w:hAnsi="Calibri" w:cs="Times New Roman"/>
            <w:b/>
            <w:bCs/>
            <w:i/>
            <w:iCs/>
            <w:sz w:val="24"/>
            <w:szCs w:val="24"/>
            <w:lang w:eastAsia="fr-FR"/>
          </w:rPr>
          <w:t>’</w:t>
        </w:r>
        <w:r w:rsidRPr="00381CA7">
          <w:rPr>
            <w:rFonts w:ascii="Calibri" w:eastAsia="Times New Roman" w:hAnsi="Calibri" w:cs="Times New Roman"/>
            <w:sz w:val="24"/>
            <w:szCs w:val="24"/>
            <w:lang w:eastAsia="fr-FR"/>
          </w:rPr>
          <w:t xml:space="preserve">, l’utilisateur saisit son nom, prénom, date de naissance, login, mot de passe, ville et numéro de téléphone. Ce formulaire est contrôlé par PHP et </w:t>
        </w:r>
        <w:r w:rsidRPr="00381CA7">
          <w:rPr>
            <w:rFonts w:ascii="Calibri" w:eastAsia="Times New Roman" w:hAnsi="Calibri" w:cs="Times New Roman"/>
            <w:sz w:val="24"/>
            <w:szCs w:val="24"/>
            <w:lang w:eastAsia="fr-FR"/>
          </w:rPr>
          <w:lastRenderedPageBreak/>
          <w:t>JavaScript, derrière chaque `input` il y a une fonction qui vérifie l’ex</w:t>
        </w:r>
        <w:r>
          <w:rPr>
            <w:rFonts w:ascii="Calibri" w:eastAsia="Times New Roman" w:hAnsi="Calibri" w:cs="Times New Roman"/>
            <w:sz w:val="24"/>
            <w:szCs w:val="24"/>
            <w:lang w:eastAsia="fr-FR"/>
          </w:rPr>
          <w:t>actitude du format d’insertion.</w:t>
        </w:r>
      </w:ins>
    </w:p>
    <w:p w14:paraId="3D1D40D4" w14:textId="77777777" w:rsidR="00D5107F" w:rsidRDefault="00D5107F" w:rsidP="00D5107F">
      <w:pPr>
        <w:keepNext/>
        <w:jc w:val="both"/>
        <w:rPr>
          <w:ins w:id="88" w:author="Anca Horeanu" w:date="2016-03-15T21:10:00Z"/>
        </w:rPr>
        <w:pPrChange w:id="89" w:author="Anca Horeanu" w:date="2016-03-15T21:10:00Z">
          <w:pPr>
            <w:jc w:val="both"/>
          </w:pPr>
        </w:pPrChange>
      </w:pPr>
      <w:ins w:id="90" w:author="Anca Horeanu" w:date="2016-03-15T21:08:00Z">
        <w:r>
          <w:rPr>
            <w:rFonts w:ascii="Times New Roman" w:hAnsi="Times New Roman" w:cs="Times New Roman"/>
            <w:noProof/>
            <w:lang w:eastAsia="fr-FR"/>
          </w:rPr>
          <w:drawing>
            <wp:inline distT="0" distB="0" distL="0" distR="0" wp14:anchorId="5FB19288" wp14:editId="75722AEC">
              <wp:extent cx="5760720" cy="4299279"/>
              <wp:effectExtent l="0" t="0" r="0" b="6350"/>
              <wp:docPr id="51" name="Image 51" descr="C:\Users\Anca\Documents\GitHub\Room_Project\Maquette_site_web\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ca\Documents\GitHub\Room_Project\Maquette_site_web\Inscri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299279"/>
                      </a:xfrm>
                      <a:prstGeom prst="rect">
                        <a:avLst/>
                      </a:prstGeom>
                      <a:noFill/>
                      <a:ln>
                        <a:noFill/>
                      </a:ln>
                    </pic:spPr>
                  </pic:pic>
                </a:graphicData>
              </a:graphic>
            </wp:inline>
          </w:drawing>
        </w:r>
      </w:ins>
    </w:p>
    <w:p w14:paraId="1B6A321B" w14:textId="121F107D" w:rsidR="00E23198" w:rsidRPr="00E23198" w:rsidRDefault="00D5107F" w:rsidP="00D5107F">
      <w:pPr>
        <w:pStyle w:val="Lgende"/>
        <w:jc w:val="center"/>
        <w:rPr>
          <w:ins w:id="91" w:author="Adrien Adrien" w:date="2016-03-15T13:00:00Z"/>
          <w:rFonts w:ascii="Times New Roman" w:hAnsi="Times New Roman" w:cs="Times New Roman"/>
          <w:sz w:val="22"/>
          <w:szCs w:val="22"/>
          <w:rPrChange w:id="92" w:author="Adrien Adrien" w:date="2016-03-15T13:00:00Z">
            <w:rPr>
              <w:ins w:id="93" w:author="Adrien Adrien" w:date="2016-03-15T13:00:00Z"/>
              <w:rFonts w:ascii="Times New Roman" w:eastAsia="Times New Roman" w:hAnsi="Times New Roman" w:cs="Times New Roman"/>
              <w:sz w:val="24"/>
              <w:szCs w:val="24"/>
              <w:lang w:eastAsia="fr-FR"/>
            </w:rPr>
          </w:rPrChange>
        </w:rPr>
        <w:pPrChange w:id="94" w:author="Anca Horeanu" w:date="2016-03-15T21:10:00Z">
          <w:pPr>
            <w:spacing w:before="100" w:beforeAutospacing="1" w:after="100" w:afterAutospacing="1" w:line="240" w:lineRule="auto"/>
          </w:pPr>
        </w:pPrChange>
      </w:pPr>
      <w:ins w:id="95" w:author="Anca Horeanu" w:date="2016-03-15T21:10:00Z">
        <w:r>
          <w:t xml:space="preserve">Figure </w:t>
        </w:r>
        <w:r>
          <w:fldChar w:fldCharType="begin"/>
        </w:r>
        <w:r>
          <w:instrText xml:space="preserve"> SEQ Figure \* ARABIC </w:instrText>
        </w:r>
      </w:ins>
      <w:r>
        <w:fldChar w:fldCharType="separate"/>
      </w:r>
      <w:ins w:id="96" w:author="Anca Horeanu" w:date="2016-03-15T21:10:00Z">
        <w:r>
          <w:rPr>
            <w:noProof/>
          </w:rPr>
          <w:t>4</w:t>
        </w:r>
        <w:r>
          <w:fldChar w:fldCharType="end"/>
        </w:r>
        <w:r>
          <w:t xml:space="preserve"> Maquette de la page d'inscription</w:t>
        </w:r>
      </w:ins>
    </w:p>
    <w:p w14:paraId="269DD3B4" w14:textId="77777777" w:rsidR="00E23198" w:rsidRDefault="00E23198" w:rsidP="00812559">
      <w:pPr>
        <w:jc w:val="both"/>
        <w:rPr>
          <w:ins w:id="97" w:author="Adrien Adrien" w:date="2016-03-15T12:58:00Z"/>
          <w:rFonts w:ascii="Times New Roman" w:eastAsia="Times New Roman" w:hAnsi="Times New Roman" w:cs="Times New Roman"/>
          <w:b/>
          <w:color w:val="303030"/>
          <w:sz w:val="21"/>
          <w:szCs w:val="21"/>
          <w:u w:val="single"/>
          <w:shd w:val="clear" w:color="auto" w:fill="FFFFFF"/>
          <w:lang w:eastAsia="fr-FR"/>
        </w:rPr>
      </w:pPr>
    </w:p>
    <w:p w14:paraId="745BB54B" w14:textId="77777777" w:rsidR="009F572A" w:rsidRDefault="009F572A" w:rsidP="00812559">
      <w:pPr>
        <w:jc w:val="both"/>
        <w:rPr>
          <w:ins w:id="98" w:author="Adrien Adrien" w:date="2016-03-15T12:58:00Z"/>
          <w:rFonts w:ascii="Times New Roman" w:eastAsia="Times New Roman" w:hAnsi="Times New Roman" w:cs="Times New Roman"/>
          <w:b/>
          <w:color w:val="303030"/>
          <w:sz w:val="21"/>
          <w:szCs w:val="21"/>
          <w:u w:val="single"/>
          <w:shd w:val="clear" w:color="auto" w:fill="FFFFFF"/>
          <w:lang w:eastAsia="fr-FR"/>
        </w:rPr>
      </w:pPr>
    </w:p>
    <w:p w14:paraId="2F91B60A" w14:textId="77777777" w:rsidR="009F572A" w:rsidRDefault="009F572A" w:rsidP="00812559">
      <w:pPr>
        <w:jc w:val="both"/>
        <w:rPr>
          <w:ins w:id="99" w:author="Adrien Adrien" w:date="2016-03-15T12:58:00Z"/>
          <w:rFonts w:ascii="Times New Roman" w:eastAsia="Times New Roman" w:hAnsi="Times New Roman" w:cs="Times New Roman"/>
          <w:b/>
          <w:color w:val="303030"/>
          <w:sz w:val="21"/>
          <w:szCs w:val="21"/>
          <w:u w:val="single"/>
          <w:shd w:val="clear" w:color="auto" w:fill="FFFFFF"/>
          <w:lang w:eastAsia="fr-FR"/>
        </w:rPr>
      </w:pPr>
    </w:p>
    <w:p w14:paraId="677861BF" w14:textId="77777777" w:rsidR="00EF23F9" w:rsidRPr="000450AC" w:rsidRDefault="00EF23F9" w:rsidP="00812559">
      <w:pPr>
        <w:jc w:val="both"/>
        <w:rPr>
          <w:rFonts w:ascii="Times New Roman" w:eastAsia="Times New Roman" w:hAnsi="Times New Roman" w:cs="Times New Roman"/>
          <w:b/>
          <w:color w:val="303030"/>
          <w:sz w:val="21"/>
          <w:szCs w:val="21"/>
          <w:u w:val="single"/>
          <w:shd w:val="clear" w:color="auto" w:fill="FFFFFF"/>
          <w:lang w:eastAsia="fr-FR"/>
        </w:rPr>
      </w:pPr>
      <w:r w:rsidRPr="000450AC">
        <w:rPr>
          <w:rFonts w:ascii="Times New Roman" w:eastAsia="Times New Roman" w:hAnsi="Times New Roman" w:cs="Times New Roman"/>
          <w:b/>
          <w:color w:val="303030"/>
          <w:sz w:val="21"/>
          <w:szCs w:val="21"/>
          <w:u w:val="single"/>
          <w:shd w:val="clear" w:color="auto" w:fill="FFFFFF"/>
          <w:lang w:eastAsia="fr-FR"/>
        </w:rPr>
        <w:t xml:space="preserve">Profil Client </w:t>
      </w:r>
    </w:p>
    <w:p w14:paraId="104AC55D" w14:textId="77777777" w:rsidR="00EF23F9" w:rsidRPr="00D9375E" w:rsidRDefault="0040598A" w:rsidP="00812559">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Une fois connecté</w:t>
      </w:r>
      <w:r w:rsidR="00F32ADA" w:rsidRPr="00D9375E">
        <w:rPr>
          <w:rFonts w:ascii="Times New Roman" w:eastAsia="Times New Roman" w:hAnsi="Times New Roman" w:cs="Times New Roman"/>
          <w:color w:val="303030"/>
          <w:sz w:val="21"/>
          <w:szCs w:val="21"/>
          <w:shd w:val="clear" w:color="auto" w:fill="FFFFFF"/>
          <w:lang w:eastAsia="fr-FR"/>
        </w:rPr>
        <w:t xml:space="preserve">, le client aura accès à une page spécifique : </w:t>
      </w:r>
    </w:p>
    <w:p w14:paraId="1F82469F" w14:textId="77777777" w:rsidR="00ED37C1" w:rsidRDefault="000450AC">
      <w:pPr>
        <w:keepNext/>
        <w:jc w:val="center"/>
        <w:rPr>
          <w:ins w:id="100" w:author="Adrien Adrien" w:date="2016-03-15T11:43:00Z"/>
        </w:rPr>
        <w:pPrChange w:id="101" w:author="Adrien Adrien" w:date="2016-03-15T11:43:00Z">
          <w:pPr>
            <w:jc w:val="center"/>
          </w:pPr>
        </w:pPrChange>
      </w:pPr>
      <w:r>
        <w:rPr>
          <w:noProof/>
          <w:lang w:eastAsia="fr-FR"/>
        </w:rPr>
        <w:lastRenderedPageBreak/>
        <w:drawing>
          <wp:inline distT="0" distB="0" distL="0" distR="0" wp14:anchorId="60648F39" wp14:editId="0CD75E4B">
            <wp:extent cx="4541295" cy="3408627"/>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1614" cy="3416372"/>
                    </a:xfrm>
                    <a:prstGeom prst="rect">
                      <a:avLst/>
                    </a:prstGeom>
                  </pic:spPr>
                </pic:pic>
              </a:graphicData>
            </a:graphic>
          </wp:inline>
        </w:drawing>
      </w:r>
    </w:p>
    <w:p w14:paraId="63DC0053" w14:textId="77777777" w:rsidR="00F32ADA" w:rsidRDefault="00ED37C1">
      <w:pPr>
        <w:pStyle w:val="Lgende"/>
        <w:jc w:val="center"/>
        <w:rPr>
          <w:rFonts w:ascii="Times New Roman" w:eastAsia="Times New Roman" w:hAnsi="Times New Roman" w:cs="Times New Roman"/>
          <w:color w:val="303030"/>
          <w:sz w:val="21"/>
          <w:szCs w:val="21"/>
          <w:shd w:val="clear" w:color="auto" w:fill="FFFFFF"/>
          <w:lang w:eastAsia="fr-FR"/>
        </w:rPr>
        <w:pPrChange w:id="102" w:author="Adrien Adrien" w:date="2016-03-15T11:43:00Z">
          <w:pPr>
            <w:jc w:val="center"/>
          </w:pPr>
        </w:pPrChange>
      </w:pPr>
      <w:ins w:id="103" w:author="Adrien Adrien" w:date="2016-03-15T11:43:00Z">
        <w:r>
          <w:t xml:space="preserve">Figure </w:t>
        </w:r>
        <w:r>
          <w:fldChar w:fldCharType="begin"/>
        </w:r>
        <w:r>
          <w:instrText xml:space="preserve"> SEQ Figure \* ARABIC </w:instrText>
        </w:r>
      </w:ins>
      <w:r>
        <w:fldChar w:fldCharType="separate"/>
      </w:r>
      <w:ins w:id="104" w:author="Anca Horeanu" w:date="2016-03-15T21:10:00Z">
        <w:r w:rsidR="00D5107F">
          <w:rPr>
            <w:noProof/>
          </w:rPr>
          <w:t>5</w:t>
        </w:r>
      </w:ins>
      <w:ins w:id="105" w:author="Adrien Adrien" w:date="2016-03-15T11:47:00Z">
        <w:del w:id="106" w:author="Anca Horeanu" w:date="2016-03-15T21:10:00Z">
          <w:r w:rsidDel="00D5107F">
            <w:rPr>
              <w:noProof/>
            </w:rPr>
            <w:delText>4</w:delText>
          </w:r>
        </w:del>
      </w:ins>
      <w:ins w:id="107" w:author="Adrien Adrien" w:date="2016-03-15T11:43:00Z">
        <w:r>
          <w:fldChar w:fldCharType="end"/>
        </w:r>
        <w:r>
          <w:t xml:space="preserve"> </w:t>
        </w:r>
        <w:r w:rsidRPr="00BC0D35">
          <w:t xml:space="preserve">Maquette d'une </w:t>
        </w:r>
        <w:r>
          <w:t>réservation d'une salle (étape 1</w:t>
        </w:r>
        <w:r w:rsidRPr="00BC0D35">
          <w:t>)</w:t>
        </w:r>
      </w:ins>
    </w:p>
    <w:p w14:paraId="0A0563B2" w14:textId="77777777" w:rsidR="000450AC" w:rsidRDefault="00D9375E" w:rsidP="00812559">
      <w:pPr>
        <w:jc w:val="both"/>
        <w:rPr>
          <w:rFonts w:ascii="Times New Roman" w:eastAsia="Times New Roman" w:hAnsi="Times New Roman" w:cs="Times New Roman"/>
          <w:sz w:val="21"/>
          <w:szCs w:val="21"/>
          <w:shd w:val="clear" w:color="auto" w:fill="FFFFFF"/>
          <w:lang w:eastAsia="fr-FR"/>
        </w:rPr>
      </w:pPr>
      <w:r>
        <w:rPr>
          <w:noProof/>
          <w:lang w:eastAsia="fr-FR"/>
        </w:rPr>
        <w:drawing>
          <wp:anchor distT="0" distB="0" distL="114300" distR="114300" simplePos="0" relativeHeight="251653120" behindDoc="0" locked="0" layoutInCell="1" allowOverlap="1" wp14:anchorId="3D491BE4" wp14:editId="38BFDFF5">
            <wp:simplePos x="0" y="0"/>
            <wp:positionH relativeFrom="column">
              <wp:posOffset>4091305</wp:posOffset>
            </wp:positionH>
            <wp:positionV relativeFrom="paragraph">
              <wp:posOffset>308610</wp:posOffset>
            </wp:positionV>
            <wp:extent cx="1435100" cy="1536065"/>
            <wp:effectExtent l="0" t="0" r="0" b="698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5100" cy="1536065"/>
                    </a:xfrm>
                    <a:prstGeom prst="rect">
                      <a:avLst/>
                    </a:prstGeom>
                  </pic:spPr>
                </pic:pic>
              </a:graphicData>
            </a:graphic>
            <wp14:sizeRelH relativeFrom="page">
              <wp14:pctWidth>0</wp14:pctWidth>
            </wp14:sizeRelH>
            <wp14:sizeRelV relativeFrom="page">
              <wp14:pctHeight>0</wp14:pctHeight>
            </wp14:sizeRelV>
          </wp:anchor>
        </w:drawing>
      </w:r>
      <w:r w:rsidR="00F32ADA">
        <w:rPr>
          <w:rFonts w:ascii="Times New Roman" w:eastAsia="Times New Roman" w:hAnsi="Times New Roman" w:cs="Times New Roman"/>
          <w:sz w:val="21"/>
          <w:szCs w:val="21"/>
          <w:shd w:val="clear" w:color="auto" w:fill="FFFFFF"/>
          <w:lang w:eastAsia="fr-FR"/>
        </w:rPr>
        <w:t>Les informations</w:t>
      </w:r>
      <w:r w:rsidR="007E6DE4">
        <w:rPr>
          <w:rFonts w:ascii="Times New Roman" w:eastAsia="Times New Roman" w:hAnsi="Times New Roman" w:cs="Times New Roman"/>
          <w:sz w:val="21"/>
          <w:szCs w:val="21"/>
          <w:shd w:val="clear" w:color="auto" w:fill="FFFFFF"/>
          <w:lang w:eastAsia="fr-FR"/>
        </w:rPr>
        <w:t xml:space="preserve"> affi</w:t>
      </w:r>
      <w:r w:rsidR="000450AC">
        <w:rPr>
          <w:rFonts w:ascii="Times New Roman" w:eastAsia="Times New Roman" w:hAnsi="Times New Roman" w:cs="Times New Roman"/>
          <w:sz w:val="21"/>
          <w:szCs w:val="21"/>
          <w:shd w:val="clear" w:color="auto" w:fill="FFFFFF"/>
          <w:lang w:eastAsia="fr-FR"/>
        </w:rPr>
        <w:t>chées permett</w:t>
      </w:r>
      <w:r w:rsidR="0040598A">
        <w:rPr>
          <w:rFonts w:ascii="Times New Roman" w:eastAsia="Times New Roman" w:hAnsi="Times New Roman" w:cs="Times New Roman"/>
          <w:sz w:val="21"/>
          <w:szCs w:val="21"/>
          <w:shd w:val="clear" w:color="auto" w:fill="FFFFFF"/>
          <w:lang w:eastAsia="fr-FR"/>
        </w:rPr>
        <w:t>ro</w:t>
      </w:r>
      <w:r w:rsidR="000450AC">
        <w:rPr>
          <w:rFonts w:ascii="Times New Roman" w:eastAsia="Times New Roman" w:hAnsi="Times New Roman" w:cs="Times New Roman"/>
          <w:sz w:val="21"/>
          <w:szCs w:val="21"/>
          <w:shd w:val="clear" w:color="auto" w:fill="FFFFFF"/>
          <w:lang w:eastAsia="fr-FR"/>
        </w:rPr>
        <w:t>nt à l’utilisateur de :</w:t>
      </w:r>
    </w:p>
    <w:p w14:paraId="0BCE5A97" w14:textId="77777777"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réserver une salle ;</w:t>
      </w:r>
    </w:p>
    <w:p w14:paraId="06760BCE" w14:textId="77777777" w:rsidR="000450AC" w:rsidRDefault="000450AC" w:rsidP="000450AC">
      <w:pPr>
        <w:pStyle w:val="Paragraphedeliste"/>
        <w:numPr>
          <w:ilvl w:val="0"/>
          <w:numId w:val="29"/>
        </w:numPr>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 xml:space="preserve">visualiser  et gérer ses réservations. Par exemple, choisir du matériel pour la salle : </w:t>
      </w:r>
    </w:p>
    <w:p w14:paraId="79AF931B" w14:textId="77777777"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14:paraId="5FAB78A1" w14:textId="77777777"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14:paraId="503FA236" w14:textId="77777777" w:rsidR="000450AC" w:rsidRPr="000450AC" w:rsidRDefault="000450AC" w:rsidP="000450AC">
      <w:pPr>
        <w:pStyle w:val="Paragraphedeliste"/>
        <w:rPr>
          <w:rFonts w:ascii="Times New Roman" w:eastAsia="Times New Roman" w:hAnsi="Times New Roman" w:cs="Times New Roman"/>
          <w:sz w:val="21"/>
          <w:szCs w:val="21"/>
          <w:shd w:val="clear" w:color="auto" w:fill="FFFFFF"/>
          <w:lang w:eastAsia="fr-FR"/>
        </w:rPr>
      </w:pPr>
    </w:p>
    <w:p w14:paraId="343ED6C5" w14:textId="77777777"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modifier son compte utilisateur ;</w:t>
      </w:r>
    </w:p>
    <w:p w14:paraId="69C225A5" w14:textId="77777777" w:rsidR="00F32ADA" w:rsidRP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contacter une personne, en cas de besoin, en utilisant les informations fournies dans la page « Contact ».</w:t>
      </w:r>
    </w:p>
    <w:p w14:paraId="582B223A" w14:textId="77777777" w:rsidR="00707B9F" w:rsidRDefault="00707B9F" w:rsidP="00812559">
      <w:pPr>
        <w:jc w:val="both"/>
        <w:rPr>
          <w:rFonts w:ascii="Times New Roman" w:hAnsi="Times New Roman" w:cs="Times New Roman"/>
          <w:b/>
          <w:color w:val="000000"/>
          <w:u w:val="single"/>
        </w:rPr>
      </w:pPr>
    </w:p>
    <w:p w14:paraId="09CCEB82" w14:textId="77777777" w:rsidR="00F32ADA" w:rsidRPr="00C05B9A" w:rsidRDefault="00061D08" w:rsidP="00812559">
      <w:pPr>
        <w:jc w:val="both"/>
        <w:rPr>
          <w:rFonts w:ascii="Times New Roman" w:hAnsi="Times New Roman" w:cs="Times New Roman"/>
          <w:b/>
          <w:color w:val="000000"/>
          <w:u w:val="single"/>
        </w:rPr>
      </w:pPr>
      <w:r w:rsidRPr="00C05B9A">
        <w:rPr>
          <w:rFonts w:ascii="Times New Roman" w:hAnsi="Times New Roman" w:cs="Times New Roman"/>
          <w:b/>
          <w:color w:val="000000"/>
          <w:u w:val="single"/>
        </w:rPr>
        <w:t>Profil « Service de location »</w:t>
      </w:r>
    </w:p>
    <w:p w14:paraId="157384F0" w14:textId="77777777" w:rsidR="00F32AD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La page </w:t>
      </w:r>
      <w:r w:rsidR="00061D08">
        <w:rPr>
          <w:rFonts w:ascii="Times New Roman" w:hAnsi="Times New Roman" w:cs="Times New Roman"/>
          <w:color w:val="000000"/>
        </w:rPr>
        <w:t>attribuée à ce profil permet</w:t>
      </w:r>
      <w:r>
        <w:rPr>
          <w:rFonts w:ascii="Times New Roman" w:hAnsi="Times New Roman" w:cs="Times New Roman"/>
          <w:color w:val="000000"/>
        </w:rPr>
        <w:t>tra</w:t>
      </w:r>
      <w:r w:rsidR="00061D08">
        <w:rPr>
          <w:rFonts w:ascii="Times New Roman" w:hAnsi="Times New Roman" w:cs="Times New Roman"/>
          <w:color w:val="000000"/>
        </w:rPr>
        <w:t xml:space="preserve"> le traitement des demandes de lo</w:t>
      </w:r>
      <w:r>
        <w:rPr>
          <w:rFonts w:ascii="Times New Roman" w:hAnsi="Times New Roman" w:cs="Times New Roman"/>
          <w:color w:val="000000"/>
        </w:rPr>
        <w:t>cation, l’établissement du prix final en fonction du type client</w:t>
      </w:r>
      <w:r w:rsidR="0048722A">
        <w:rPr>
          <w:rFonts w:ascii="Times New Roman" w:hAnsi="Times New Roman" w:cs="Times New Roman"/>
          <w:color w:val="000000"/>
        </w:rPr>
        <w:t xml:space="preserve">, </w:t>
      </w:r>
      <w:r>
        <w:rPr>
          <w:rFonts w:ascii="Times New Roman" w:hAnsi="Times New Roman" w:cs="Times New Roman"/>
          <w:color w:val="000000"/>
        </w:rPr>
        <w:t>l’envoi des ordres</w:t>
      </w:r>
      <w:r w:rsidR="0048722A">
        <w:rPr>
          <w:rFonts w:ascii="Times New Roman" w:hAnsi="Times New Roman" w:cs="Times New Roman"/>
          <w:color w:val="000000"/>
        </w:rPr>
        <w:t xml:space="preserve"> au profil « Agent municipal » et la réalisation du récapitulatif de recettes à transmettre au service comptable.</w:t>
      </w:r>
    </w:p>
    <w:p w14:paraId="0BBFB332" w14:textId="77777777" w:rsidR="005B1FEC" w:rsidRDefault="00C05B9A">
      <w:pPr>
        <w:keepNext/>
        <w:jc w:val="both"/>
        <w:rPr>
          <w:ins w:id="108" w:author="Adrien Adrien" w:date="2016-03-15T11:42:00Z"/>
        </w:rPr>
        <w:pPrChange w:id="109" w:author="Adrien Adrien" w:date="2016-03-15T11:42:00Z">
          <w:pPr>
            <w:jc w:val="both"/>
          </w:pPr>
        </w:pPrChange>
      </w:pPr>
      <w:r>
        <w:rPr>
          <w:noProof/>
          <w:lang w:eastAsia="fr-FR"/>
        </w:rPr>
        <w:lastRenderedPageBreak/>
        <w:drawing>
          <wp:inline distT="0" distB="0" distL="0" distR="0" wp14:anchorId="33FF8396" wp14:editId="6C67D334">
            <wp:extent cx="5760720" cy="41452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145280"/>
                    </a:xfrm>
                    <a:prstGeom prst="rect">
                      <a:avLst/>
                    </a:prstGeom>
                  </pic:spPr>
                </pic:pic>
              </a:graphicData>
            </a:graphic>
          </wp:inline>
        </w:drawing>
      </w:r>
    </w:p>
    <w:p w14:paraId="544A4DFE" w14:textId="77777777" w:rsidR="00C05B9A" w:rsidRDefault="005B1FEC">
      <w:pPr>
        <w:pStyle w:val="Lgende"/>
        <w:jc w:val="center"/>
        <w:rPr>
          <w:rFonts w:ascii="Times New Roman" w:hAnsi="Times New Roman" w:cs="Times New Roman"/>
          <w:color w:val="000000"/>
        </w:rPr>
        <w:pPrChange w:id="110" w:author="Adrien Adrien" w:date="2016-03-15T11:42:00Z">
          <w:pPr>
            <w:jc w:val="both"/>
          </w:pPr>
        </w:pPrChange>
      </w:pPr>
      <w:ins w:id="111" w:author="Adrien Adrien" w:date="2016-03-15T11:42:00Z">
        <w:r>
          <w:t xml:space="preserve">Figure </w:t>
        </w:r>
        <w:r>
          <w:fldChar w:fldCharType="begin"/>
        </w:r>
        <w:r>
          <w:instrText xml:space="preserve"> SEQ Figure \* ARABIC </w:instrText>
        </w:r>
      </w:ins>
      <w:r>
        <w:fldChar w:fldCharType="separate"/>
      </w:r>
      <w:ins w:id="112" w:author="Anca Horeanu" w:date="2016-03-15T21:10:00Z">
        <w:r w:rsidR="00D5107F">
          <w:rPr>
            <w:noProof/>
          </w:rPr>
          <w:t>6</w:t>
        </w:r>
      </w:ins>
      <w:ins w:id="113" w:author="Adrien Adrien" w:date="2016-03-15T11:47:00Z">
        <w:del w:id="114" w:author="Anca Horeanu" w:date="2016-03-15T21:10:00Z">
          <w:r w:rsidR="00ED37C1" w:rsidDel="00D5107F">
            <w:rPr>
              <w:noProof/>
            </w:rPr>
            <w:delText>5</w:delText>
          </w:r>
        </w:del>
      </w:ins>
      <w:ins w:id="115" w:author="Adrien Adrien" w:date="2016-03-15T11:42:00Z">
        <w:r>
          <w:fldChar w:fldCharType="end"/>
        </w:r>
        <w:r>
          <w:t xml:space="preserve"> Maquette d'une réservation d'une salle</w:t>
        </w:r>
      </w:ins>
      <w:ins w:id="116" w:author="Adrien Adrien" w:date="2016-03-15T11:43:00Z">
        <w:r w:rsidR="00ED37C1">
          <w:t xml:space="preserve"> (étape 3)</w:t>
        </w:r>
      </w:ins>
    </w:p>
    <w:p w14:paraId="419EF864" w14:textId="77777777"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Pour calculer le prix final, le personnel introduira des réductions en prenant en compte le type de client. </w:t>
      </w:r>
    </w:p>
    <w:p w14:paraId="0AABFC7B" w14:textId="77777777"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Il déterminera aussi les compléments à facturer si les états de lieux de sortie réalisés par les agents municipaux montrent qu’il y a des dégâts dans </w:t>
      </w:r>
      <w:r w:rsidR="00D9375E">
        <w:rPr>
          <w:rFonts w:ascii="Times New Roman" w:hAnsi="Times New Roman" w:cs="Times New Roman"/>
          <w:color w:val="000000"/>
        </w:rPr>
        <w:t>les</w:t>
      </w:r>
      <w:r>
        <w:rPr>
          <w:rFonts w:ascii="Times New Roman" w:hAnsi="Times New Roman" w:cs="Times New Roman"/>
          <w:color w:val="000000"/>
        </w:rPr>
        <w:t xml:space="preserve"> salle</w:t>
      </w:r>
      <w:r w:rsidR="00D9375E">
        <w:rPr>
          <w:rFonts w:ascii="Times New Roman" w:hAnsi="Times New Roman" w:cs="Times New Roman"/>
          <w:color w:val="000000"/>
        </w:rPr>
        <w:t>s vérifiées</w:t>
      </w:r>
      <w:r>
        <w:rPr>
          <w:rFonts w:ascii="Times New Roman" w:hAnsi="Times New Roman" w:cs="Times New Roman"/>
          <w:color w:val="000000"/>
        </w:rPr>
        <w:t xml:space="preserve">. </w:t>
      </w:r>
    </w:p>
    <w:p w14:paraId="0301C099" w14:textId="77777777" w:rsidR="00C05B9A" w:rsidRDefault="00C05B9A" w:rsidP="00C05B9A">
      <w:pPr>
        <w:jc w:val="both"/>
        <w:rPr>
          <w:rFonts w:ascii="Times New Roman" w:hAnsi="Times New Roman" w:cs="Times New Roman"/>
          <w:b/>
          <w:color w:val="000000"/>
          <w:u w:val="single"/>
        </w:rPr>
      </w:pPr>
      <w:r w:rsidRPr="00C05B9A">
        <w:rPr>
          <w:rFonts w:ascii="Times New Roman" w:hAnsi="Times New Roman" w:cs="Times New Roman"/>
          <w:b/>
          <w:color w:val="000000"/>
          <w:u w:val="single"/>
        </w:rPr>
        <w:t>Profil « Agent municipal »</w:t>
      </w:r>
    </w:p>
    <w:p w14:paraId="75464CC0" w14:textId="77777777" w:rsidR="002369AB" w:rsidRDefault="002369AB" w:rsidP="00C05B9A">
      <w:pPr>
        <w:jc w:val="both"/>
        <w:rPr>
          <w:rFonts w:ascii="Times New Roman" w:hAnsi="Times New Roman" w:cs="Times New Roman"/>
          <w:color w:val="000000"/>
        </w:rPr>
      </w:pPr>
      <w:r>
        <w:rPr>
          <w:rFonts w:ascii="Times New Roman" w:hAnsi="Times New Roman" w:cs="Times New Roman"/>
          <w:color w:val="000000"/>
        </w:rPr>
        <w:t>Par le biais de la page ci-dessous, c</w:t>
      </w:r>
      <w:r w:rsidRPr="002369AB">
        <w:rPr>
          <w:rFonts w:ascii="Times New Roman" w:hAnsi="Times New Roman" w:cs="Times New Roman"/>
          <w:color w:val="000000"/>
        </w:rPr>
        <w:t>haque agent municipal</w:t>
      </w:r>
      <w:r>
        <w:rPr>
          <w:rFonts w:ascii="Times New Roman" w:hAnsi="Times New Roman" w:cs="Times New Roman"/>
          <w:color w:val="000000"/>
        </w:rPr>
        <w:t xml:space="preserve"> a accès en temps réel aux tâches attribuées par le service de location. </w:t>
      </w:r>
    </w:p>
    <w:p w14:paraId="24FB512C" w14:textId="77777777" w:rsidR="005B1FEC" w:rsidRDefault="002369AB">
      <w:pPr>
        <w:keepNext/>
        <w:jc w:val="center"/>
        <w:rPr>
          <w:ins w:id="117" w:author="Adrien Adrien" w:date="2016-03-15T11:41:00Z"/>
        </w:rPr>
        <w:pPrChange w:id="118" w:author="Adrien Adrien" w:date="2016-03-15T11:41:00Z">
          <w:pPr>
            <w:jc w:val="center"/>
          </w:pPr>
        </w:pPrChange>
      </w:pPr>
      <w:r>
        <w:rPr>
          <w:noProof/>
          <w:lang w:eastAsia="fr-FR"/>
        </w:rPr>
        <w:drawing>
          <wp:inline distT="0" distB="0" distL="0" distR="0" wp14:anchorId="661E5731" wp14:editId="3503E2D2">
            <wp:extent cx="4077597" cy="2207867"/>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0324" cy="2220173"/>
                    </a:xfrm>
                    <a:prstGeom prst="rect">
                      <a:avLst/>
                    </a:prstGeom>
                  </pic:spPr>
                </pic:pic>
              </a:graphicData>
            </a:graphic>
          </wp:inline>
        </w:drawing>
      </w:r>
    </w:p>
    <w:p w14:paraId="5865D349" w14:textId="77777777" w:rsidR="002369AB" w:rsidRDefault="005B1FEC">
      <w:pPr>
        <w:pStyle w:val="Lgende"/>
        <w:jc w:val="center"/>
        <w:rPr>
          <w:rFonts w:ascii="Times New Roman" w:hAnsi="Times New Roman" w:cs="Times New Roman"/>
          <w:color w:val="000000"/>
        </w:rPr>
        <w:pPrChange w:id="119" w:author="Adrien Adrien" w:date="2016-03-15T11:41:00Z">
          <w:pPr>
            <w:jc w:val="center"/>
          </w:pPr>
        </w:pPrChange>
      </w:pPr>
      <w:ins w:id="120" w:author="Adrien Adrien" w:date="2016-03-15T11:41:00Z">
        <w:r>
          <w:t xml:space="preserve">Figure </w:t>
        </w:r>
        <w:r>
          <w:fldChar w:fldCharType="begin"/>
        </w:r>
        <w:r>
          <w:instrText xml:space="preserve"> SEQ Figure \* ARABIC </w:instrText>
        </w:r>
      </w:ins>
      <w:r>
        <w:fldChar w:fldCharType="separate"/>
      </w:r>
      <w:ins w:id="121" w:author="Anca Horeanu" w:date="2016-03-15T21:10:00Z">
        <w:r w:rsidR="00D5107F">
          <w:rPr>
            <w:noProof/>
          </w:rPr>
          <w:t>7</w:t>
        </w:r>
      </w:ins>
      <w:ins w:id="122" w:author="Adrien Adrien" w:date="2016-03-15T11:47:00Z">
        <w:del w:id="123" w:author="Anca Horeanu" w:date="2016-03-15T21:10:00Z">
          <w:r w:rsidR="00ED37C1" w:rsidDel="00D5107F">
            <w:rPr>
              <w:noProof/>
            </w:rPr>
            <w:delText>6</w:delText>
          </w:r>
        </w:del>
      </w:ins>
      <w:ins w:id="124" w:author="Adrien Adrien" w:date="2016-03-15T11:41:00Z">
        <w:r>
          <w:fldChar w:fldCharType="end"/>
        </w:r>
        <w:r>
          <w:t xml:space="preserve"> Maquette de l'emploi du temps d'un employé</w:t>
        </w:r>
      </w:ins>
    </w:p>
    <w:p w14:paraId="55676A3D" w14:textId="77777777" w:rsidR="002369AB" w:rsidRDefault="002369AB" w:rsidP="00C05B9A">
      <w:pPr>
        <w:jc w:val="both"/>
        <w:rPr>
          <w:rFonts w:ascii="Times New Roman" w:hAnsi="Times New Roman" w:cs="Times New Roman"/>
          <w:color w:val="000000"/>
        </w:rPr>
      </w:pPr>
      <w:r>
        <w:rPr>
          <w:rFonts w:ascii="Times New Roman" w:hAnsi="Times New Roman" w:cs="Times New Roman"/>
          <w:color w:val="000000"/>
        </w:rPr>
        <w:lastRenderedPageBreak/>
        <w:t xml:space="preserve">Les agents municipaux sont chargés de nettoyer les salles, rendre les clefs (s’il n’y a pas de gardien), réaliser les états de lieux etc. </w:t>
      </w:r>
      <w:r w:rsidR="00D9375E">
        <w:rPr>
          <w:rFonts w:ascii="Times New Roman" w:hAnsi="Times New Roman" w:cs="Times New Roman"/>
          <w:color w:val="000000"/>
        </w:rPr>
        <w:t>Les résultats de leur travail seront inscrits dans cet outil</w:t>
      </w:r>
    </w:p>
    <w:p w14:paraId="7B639460" w14:textId="77777777" w:rsidR="00C05B9A" w:rsidRDefault="00D9375E" w:rsidP="00812559">
      <w:pPr>
        <w:jc w:val="both"/>
        <w:rPr>
          <w:rFonts w:ascii="Times New Roman" w:hAnsi="Times New Roman" w:cs="Times New Roman"/>
          <w:color w:val="000000"/>
        </w:rPr>
      </w:pPr>
      <w:r>
        <w:rPr>
          <w:rFonts w:ascii="Times New Roman" w:hAnsi="Times New Roman" w:cs="Times New Roman"/>
          <w:color w:val="000000"/>
        </w:rPr>
        <w:t>De plus, cette application</w:t>
      </w:r>
      <w:r w:rsidR="002369AB">
        <w:rPr>
          <w:rFonts w:ascii="Times New Roman" w:hAnsi="Times New Roman" w:cs="Times New Roman"/>
          <w:color w:val="000000"/>
        </w:rPr>
        <w:t xml:space="preserve"> </w:t>
      </w:r>
      <w:r w:rsidR="001B5BF2">
        <w:rPr>
          <w:rFonts w:ascii="Times New Roman" w:hAnsi="Times New Roman" w:cs="Times New Roman"/>
          <w:color w:val="000000"/>
        </w:rPr>
        <w:t>garantit</w:t>
      </w:r>
      <w:r w:rsidR="002369AB">
        <w:rPr>
          <w:rFonts w:ascii="Times New Roman" w:hAnsi="Times New Roman" w:cs="Times New Roman"/>
          <w:color w:val="000000"/>
        </w:rPr>
        <w:t xml:space="preserve"> une communication directe entre le service de location et les agents municipaux. Tous les échanges en format papier sont remplacés par cet outil. </w:t>
      </w:r>
    </w:p>
    <w:p w14:paraId="36402E7F" w14:textId="77777777" w:rsidR="002369AB" w:rsidRDefault="00272097" w:rsidP="001B5BF2">
      <w:pPr>
        <w:tabs>
          <w:tab w:val="left" w:pos="3480"/>
        </w:tabs>
        <w:jc w:val="both"/>
        <w:rPr>
          <w:rFonts w:ascii="Times New Roman" w:hAnsi="Times New Roman" w:cs="Times New Roman"/>
          <w:b/>
          <w:color w:val="000000"/>
          <w:u w:val="single"/>
        </w:rPr>
      </w:pPr>
      <w:r w:rsidRPr="004B1F96">
        <w:rPr>
          <w:rFonts w:ascii="Times New Roman" w:hAnsi="Times New Roman" w:cs="Times New Roman"/>
          <w:b/>
          <w:color w:val="000000"/>
          <w:u w:val="single"/>
        </w:rPr>
        <w:t>Profil « </w:t>
      </w:r>
      <w:r w:rsidR="004B1F96" w:rsidRPr="004B1F96">
        <w:rPr>
          <w:rFonts w:ascii="Times New Roman" w:hAnsi="Times New Roman" w:cs="Times New Roman"/>
          <w:b/>
          <w:color w:val="000000"/>
          <w:u w:val="single"/>
        </w:rPr>
        <w:t>Administrateur »</w:t>
      </w:r>
    </w:p>
    <w:p w14:paraId="57448F48" w14:textId="77777777" w:rsidR="001B5BF2" w:rsidRDefault="001B5BF2" w:rsidP="001B5BF2">
      <w:pPr>
        <w:tabs>
          <w:tab w:val="left" w:pos="3480"/>
        </w:tabs>
        <w:jc w:val="both"/>
        <w:rPr>
          <w:rFonts w:ascii="Times New Roman" w:hAnsi="Times New Roman" w:cs="Times New Roman"/>
          <w:color w:val="000000"/>
        </w:rPr>
      </w:pPr>
      <w:r w:rsidRPr="001B5BF2">
        <w:rPr>
          <w:rFonts w:ascii="Times New Roman" w:hAnsi="Times New Roman" w:cs="Times New Roman"/>
          <w:color w:val="000000"/>
        </w:rPr>
        <w:t xml:space="preserve">La page </w:t>
      </w:r>
      <w:r>
        <w:rPr>
          <w:rFonts w:ascii="Times New Roman" w:hAnsi="Times New Roman" w:cs="Times New Roman"/>
          <w:color w:val="000000"/>
        </w:rPr>
        <w:t xml:space="preserve">d’entrée, après connexion, </w:t>
      </w:r>
      <w:r w:rsidRPr="001B5BF2">
        <w:rPr>
          <w:rFonts w:ascii="Times New Roman" w:hAnsi="Times New Roman" w:cs="Times New Roman"/>
          <w:color w:val="000000"/>
        </w:rPr>
        <w:t>de ce profil</w:t>
      </w:r>
      <w:r>
        <w:rPr>
          <w:rFonts w:ascii="Times New Roman" w:hAnsi="Times New Roman" w:cs="Times New Roman"/>
          <w:color w:val="000000"/>
        </w:rPr>
        <w:t xml:space="preserve"> permettra la gestion des :</w:t>
      </w:r>
    </w:p>
    <w:p w14:paraId="7C39B27E" w14:textId="77777777"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 xml:space="preserve">salles, </w:t>
      </w:r>
      <w:r w:rsidR="001B5BF2">
        <w:rPr>
          <w:rFonts w:ascii="Times New Roman" w:hAnsi="Times New Roman" w:cs="Times New Roman"/>
          <w:color w:val="000000"/>
        </w:rPr>
        <w:t>matériel </w:t>
      </w:r>
      <w:r>
        <w:rPr>
          <w:rFonts w:ascii="Times New Roman" w:hAnsi="Times New Roman" w:cs="Times New Roman"/>
          <w:color w:val="000000"/>
        </w:rPr>
        <w:t>et clefs</w:t>
      </w:r>
      <w:r w:rsidR="001B5BF2">
        <w:rPr>
          <w:rFonts w:ascii="Times New Roman" w:hAnsi="Times New Roman" w:cs="Times New Roman"/>
          <w:color w:val="000000"/>
        </w:rPr>
        <w:t>;</w:t>
      </w:r>
    </w:p>
    <w:p w14:paraId="4C8176D8" w14:textId="77777777" w:rsidR="001B5BF2" w:rsidRDefault="001B5BF2" w:rsidP="001B5BF2">
      <w:pPr>
        <w:pStyle w:val="Paragraphedeliste"/>
        <w:numPr>
          <w:ilvl w:val="0"/>
          <w:numId w:val="29"/>
        </w:numPr>
        <w:tabs>
          <w:tab w:val="left" w:pos="3480"/>
        </w:tabs>
        <w:jc w:val="both"/>
        <w:rPr>
          <w:rFonts w:ascii="Times New Roman" w:hAnsi="Times New Roman" w:cs="Times New Roman"/>
          <w:color w:val="000000"/>
        </w:rPr>
      </w:pPr>
      <w:r w:rsidRPr="001B5BF2">
        <w:rPr>
          <w:rFonts w:ascii="Times New Roman" w:hAnsi="Times New Roman" w:cs="Times New Roman"/>
          <w:color w:val="000000"/>
        </w:rPr>
        <w:t>utilisateurs internes (personnel du service de location ou agents municipaux)</w:t>
      </w:r>
      <w:r w:rsidR="0040598A">
        <w:rPr>
          <w:rFonts w:ascii="Times New Roman" w:hAnsi="Times New Roman" w:cs="Times New Roman"/>
          <w:color w:val="000000"/>
        </w:rPr>
        <w:t> ;</w:t>
      </w:r>
    </w:p>
    <w:p w14:paraId="1DB92C0A" w14:textId="77777777"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clients (modification statuts, réductions etc.)</w:t>
      </w:r>
    </w:p>
    <w:p w14:paraId="63DB40DD" w14:textId="77777777" w:rsidR="0040598A" w:rsidRPr="0040598A" w:rsidRDefault="0040598A" w:rsidP="0040598A">
      <w:pPr>
        <w:tabs>
          <w:tab w:val="left" w:pos="3480"/>
        </w:tabs>
        <w:jc w:val="both"/>
        <w:rPr>
          <w:rFonts w:ascii="Times New Roman" w:hAnsi="Times New Roman" w:cs="Times New Roman"/>
          <w:color w:val="000000"/>
        </w:rPr>
      </w:pPr>
      <w:r>
        <w:rPr>
          <w:rFonts w:ascii="Times New Roman" w:hAnsi="Times New Roman" w:cs="Times New Roman"/>
          <w:color w:val="000000"/>
        </w:rPr>
        <w:t xml:space="preserve">Les tâches prévues pour ce profil sont présentées dans </w:t>
      </w:r>
      <w:r w:rsidRPr="0040598A">
        <w:rPr>
          <w:rFonts w:ascii="Times New Roman" w:hAnsi="Times New Roman" w:cs="Times New Roman"/>
          <w:b/>
          <w:color w:val="000000"/>
          <w:u w:val="single"/>
        </w:rPr>
        <w:t>l’Annexe 4</w:t>
      </w:r>
      <w:r>
        <w:rPr>
          <w:rFonts w:ascii="Times New Roman" w:hAnsi="Times New Roman" w:cs="Times New Roman"/>
          <w:color w:val="000000"/>
        </w:rPr>
        <w:t>.</w:t>
      </w:r>
    </w:p>
    <w:p w14:paraId="6D545831" w14:textId="77777777" w:rsidR="005B1FEC" w:rsidRDefault="001B5BF2">
      <w:pPr>
        <w:keepNext/>
        <w:tabs>
          <w:tab w:val="left" w:pos="3480"/>
        </w:tabs>
        <w:jc w:val="center"/>
        <w:rPr>
          <w:ins w:id="125" w:author="Adrien Adrien" w:date="2016-03-15T11:40:00Z"/>
        </w:rPr>
        <w:pPrChange w:id="126" w:author="Adrien Adrien" w:date="2016-03-15T11:40:00Z">
          <w:pPr>
            <w:tabs>
              <w:tab w:val="left" w:pos="3480"/>
            </w:tabs>
            <w:jc w:val="center"/>
          </w:pPr>
        </w:pPrChange>
      </w:pPr>
      <w:r>
        <w:rPr>
          <w:noProof/>
          <w:lang w:eastAsia="fr-FR"/>
        </w:rPr>
        <w:drawing>
          <wp:inline distT="0" distB="0" distL="0" distR="0" wp14:anchorId="71215AF8" wp14:editId="27ABBD47">
            <wp:extent cx="5117431" cy="2800278"/>
            <wp:effectExtent l="0" t="0" r="762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8856" cy="2801058"/>
                    </a:xfrm>
                    <a:prstGeom prst="rect">
                      <a:avLst/>
                    </a:prstGeom>
                  </pic:spPr>
                </pic:pic>
              </a:graphicData>
            </a:graphic>
          </wp:inline>
        </w:drawing>
      </w:r>
    </w:p>
    <w:p w14:paraId="57C83DF2" w14:textId="77777777" w:rsidR="001B5BF2" w:rsidRPr="001B5BF2" w:rsidRDefault="005B1FEC">
      <w:pPr>
        <w:pStyle w:val="Lgende"/>
        <w:jc w:val="center"/>
        <w:rPr>
          <w:rFonts w:ascii="Times New Roman" w:hAnsi="Times New Roman" w:cs="Times New Roman"/>
          <w:color w:val="000000"/>
        </w:rPr>
        <w:pPrChange w:id="127" w:author="Adrien Adrien" w:date="2016-03-15T11:40:00Z">
          <w:pPr>
            <w:tabs>
              <w:tab w:val="left" w:pos="3480"/>
            </w:tabs>
            <w:jc w:val="center"/>
          </w:pPr>
        </w:pPrChange>
      </w:pPr>
      <w:ins w:id="128" w:author="Adrien Adrien" w:date="2016-03-15T11:40:00Z">
        <w:r>
          <w:t xml:space="preserve">Figure </w:t>
        </w:r>
        <w:r>
          <w:fldChar w:fldCharType="begin"/>
        </w:r>
        <w:r>
          <w:instrText xml:space="preserve"> SEQ Figure \* ARABIC </w:instrText>
        </w:r>
      </w:ins>
      <w:r>
        <w:fldChar w:fldCharType="separate"/>
      </w:r>
      <w:ins w:id="129" w:author="Anca Horeanu" w:date="2016-03-15T21:10:00Z">
        <w:r w:rsidR="00D5107F">
          <w:rPr>
            <w:noProof/>
          </w:rPr>
          <w:t>8</w:t>
        </w:r>
      </w:ins>
      <w:ins w:id="130" w:author="Adrien Adrien" w:date="2016-03-15T11:47:00Z">
        <w:del w:id="131" w:author="Anca Horeanu" w:date="2016-03-15T21:10:00Z">
          <w:r w:rsidR="00ED37C1" w:rsidDel="00D5107F">
            <w:rPr>
              <w:noProof/>
            </w:rPr>
            <w:delText>7</w:delText>
          </w:r>
        </w:del>
      </w:ins>
      <w:ins w:id="132" w:author="Adrien Adrien" w:date="2016-03-15T11:40:00Z">
        <w:r>
          <w:fldChar w:fldCharType="end"/>
        </w:r>
        <w:r>
          <w:t xml:space="preserve"> Maquette de l'interface administrateur</w:t>
        </w:r>
      </w:ins>
    </w:p>
    <w:p w14:paraId="37FD475A" w14:textId="77777777" w:rsidR="001B5BF2" w:rsidRPr="001B5BF2" w:rsidRDefault="001B5BF2" w:rsidP="00812559">
      <w:pPr>
        <w:jc w:val="both"/>
        <w:rPr>
          <w:rFonts w:ascii="Times New Roman" w:hAnsi="Times New Roman" w:cs="Times New Roman"/>
          <w:color w:val="000000"/>
        </w:rPr>
      </w:pPr>
      <w:r w:rsidRPr="001B5BF2">
        <w:rPr>
          <w:rFonts w:ascii="Times New Roman" w:hAnsi="Times New Roman" w:cs="Times New Roman"/>
          <w:color w:val="000000"/>
        </w:rPr>
        <w:t xml:space="preserve">Pour </w:t>
      </w:r>
      <w:r w:rsidR="0021205D">
        <w:rPr>
          <w:rFonts w:ascii="Times New Roman" w:hAnsi="Times New Roman" w:cs="Times New Roman"/>
          <w:color w:val="000000"/>
        </w:rPr>
        <w:t xml:space="preserve">réduire les coûts de gestion du </w:t>
      </w:r>
      <w:r w:rsidRPr="001B5BF2">
        <w:rPr>
          <w:rFonts w:ascii="Times New Roman" w:hAnsi="Times New Roman" w:cs="Times New Roman"/>
          <w:color w:val="000000"/>
        </w:rPr>
        <w:t xml:space="preserve">site, l’administrateur pourra également changer les formats des autres profils en fonction des évolutions </w:t>
      </w:r>
      <w:r w:rsidR="0021205D">
        <w:rPr>
          <w:rFonts w:ascii="Times New Roman" w:hAnsi="Times New Roman" w:cs="Times New Roman"/>
          <w:color w:val="000000"/>
        </w:rPr>
        <w:t xml:space="preserve">définies par </w:t>
      </w:r>
      <w:r w:rsidRPr="001B5BF2">
        <w:rPr>
          <w:rFonts w:ascii="Times New Roman" w:hAnsi="Times New Roman" w:cs="Times New Roman"/>
          <w:color w:val="000000"/>
        </w:rPr>
        <w:t>l’</w:t>
      </w:r>
      <w:r>
        <w:rPr>
          <w:rFonts w:ascii="Times New Roman" w:hAnsi="Times New Roman" w:cs="Times New Roman"/>
          <w:color w:val="000000"/>
        </w:rPr>
        <w:t>entreprise.</w:t>
      </w:r>
    </w:p>
    <w:p w14:paraId="0AA72AC1" w14:textId="77777777" w:rsidR="0040598A" w:rsidRDefault="0040598A" w:rsidP="00812559">
      <w:pPr>
        <w:jc w:val="both"/>
        <w:rPr>
          <w:rFonts w:ascii="Times New Roman" w:hAnsi="Times New Roman" w:cs="Times New Roman"/>
          <w:color w:val="000000"/>
        </w:rPr>
      </w:pPr>
    </w:p>
    <w:p w14:paraId="4A1FE689" w14:textId="6C56B102" w:rsidR="006E0DB7" w:rsidRDefault="00174CD2" w:rsidP="00812559">
      <w:pPr>
        <w:jc w:val="both"/>
        <w:rPr>
          <w:ins w:id="133" w:author="Adrien Adrien" w:date="2016-03-15T12:05:00Z"/>
          <w:rFonts w:ascii="Times New Roman" w:hAnsi="Times New Roman" w:cs="Times New Roman"/>
          <w:color w:val="000000"/>
        </w:rPr>
      </w:pPr>
      <w:r w:rsidRPr="001B5BF2">
        <w:rPr>
          <w:rFonts w:ascii="Times New Roman" w:hAnsi="Times New Roman" w:cs="Times New Roman"/>
          <w:color w:val="000000"/>
        </w:rPr>
        <w:t>L’organisation des pages web présentée ci-dessus n’est pas figée. Elle évoluer</w:t>
      </w:r>
      <w:r w:rsidR="00B57530">
        <w:rPr>
          <w:rFonts w:ascii="Times New Roman" w:hAnsi="Times New Roman" w:cs="Times New Roman"/>
          <w:color w:val="000000"/>
        </w:rPr>
        <w:t>a</w:t>
      </w:r>
      <w:r w:rsidRPr="001B5BF2">
        <w:rPr>
          <w:rFonts w:ascii="Times New Roman" w:hAnsi="Times New Roman" w:cs="Times New Roman"/>
          <w:color w:val="000000"/>
        </w:rPr>
        <w:t xml:space="preserve"> grâce aux ateliers de conception</w:t>
      </w:r>
      <w:r w:rsidR="00B17F1D">
        <w:rPr>
          <w:rFonts w:ascii="Times New Roman" w:hAnsi="Times New Roman" w:cs="Times New Roman"/>
          <w:color w:val="000000"/>
        </w:rPr>
        <w:t xml:space="preserve"> </w:t>
      </w:r>
      <w:r w:rsidR="0067730F">
        <w:rPr>
          <w:rFonts w:ascii="Times New Roman" w:hAnsi="Times New Roman" w:cs="Times New Roman"/>
          <w:color w:val="000000"/>
        </w:rPr>
        <w:t>définis dans ce</w:t>
      </w:r>
      <w:r w:rsidRPr="001B5BF2">
        <w:rPr>
          <w:rFonts w:ascii="Times New Roman" w:hAnsi="Times New Roman" w:cs="Times New Roman"/>
          <w:color w:val="000000"/>
        </w:rPr>
        <w:t xml:space="preserve"> </w:t>
      </w:r>
      <w:r w:rsidR="00074E9B">
        <w:rPr>
          <w:rFonts w:ascii="Times New Roman" w:hAnsi="Times New Roman" w:cs="Times New Roman"/>
          <w:color w:val="000000"/>
        </w:rPr>
        <w:t>cahier des charges</w:t>
      </w:r>
      <w:r w:rsidRPr="001B5BF2">
        <w:rPr>
          <w:rFonts w:ascii="Times New Roman" w:hAnsi="Times New Roman" w:cs="Times New Roman"/>
          <w:color w:val="000000"/>
        </w:rPr>
        <w:t xml:space="preserve">. </w:t>
      </w:r>
    </w:p>
    <w:p w14:paraId="66F5F63C" w14:textId="77777777" w:rsidR="006E0DB7" w:rsidRDefault="006E0DB7" w:rsidP="00812559">
      <w:pPr>
        <w:jc w:val="both"/>
        <w:rPr>
          <w:ins w:id="134" w:author="Adrien Adrien" w:date="2016-03-15T12:04:00Z"/>
          <w:rFonts w:ascii="Times New Roman" w:hAnsi="Times New Roman" w:cs="Times New Roman"/>
          <w:color w:val="000000"/>
        </w:rPr>
      </w:pPr>
    </w:p>
    <w:p w14:paraId="54D19715" w14:textId="77777777" w:rsidR="006E0DB7" w:rsidRDefault="006E0DB7">
      <w:pPr>
        <w:rPr>
          <w:ins w:id="135" w:author="Adrien Adrien" w:date="2016-03-15T12:04:00Z"/>
          <w:rFonts w:ascii="Times New Roman" w:hAnsi="Times New Roman" w:cs="Times New Roman"/>
          <w:color w:val="000000"/>
        </w:rPr>
      </w:pPr>
      <w:ins w:id="136" w:author="Adrien Adrien" w:date="2016-03-15T12:04:00Z">
        <w:r>
          <w:rPr>
            <w:rFonts w:ascii="Times New Roman" w:hAnsi="Times New Roman" w:cs="Times New Roman"/>
            <w:color w:val="000000"/>
          </w:rPr>
          <w:br w:type="page"/>
        </w:r>
      </w:ins>
    </w:p>
    <w:p w14:paraId="2CB9BB64" w14:textId="77777777" w:rsidR="003869E7" w:rsidRPr="0048722A" w:rsidRDefault="003869E7" w:rsidP="00812559">
      <w:pPr>
        <w:jc w:val="both"/>
        <w:rPr>
          <w:rFonts w:ascii="Times New Roman" w:hAnsi="Times New Roman" w:cs="Times New Roman"/>
          <w:color w:val="000000"/>
        </w:rPr>
      </w:pPr>
    </w:p>
    <w:p w14:paraId="1BA361A6" w14:textId="346400A6" w:rsidR="006E0DB7" w:rsidRDefault="006E0DB7">
      <w:pPr>
        <w:pStyle w:val="Titre2"/>
        <w:numPr>
          <w:ilvl w:val="1"/>
          <w:numId w:val="10"/>
        </w:numPr>
        <w:rPr>
          <w:ins w:id="137" w:author="Adrien Adrien" w:date="2016-03-15T12:06:00Z"/>
          <w:rStyle w:val="Titre3Car"/>
          <w:b/>
          <w:bCs/>
          <w:sz w:val="22"/>
          <w:szCs w:val="22"/>
        </w:rPr>
        <w:pPrChange w:id="138" w:author="Adrien Adrien" w:date="2016-03-15T12:06:00Z">
          <w:pPr>
            <w:pStyle w:val="Titre2"/>
            <w:numPr>
              <w:ilvl w:val="1"/>
              <w:numId w:val="37"/>
            </w:numPr>
            <w:ind w:left="432" w:hanging="360"/>
          </w:pPr>
        </w:pPrChange>
      </w:pPr>
      <w:bookmarkStart w:id="139" w:name="_Toc445811033"/>
      <w:ins w:id="140" w:author="Adrien Adrien" w:date="2016-03-15T12:11:00Z">
        <w:r>
          <w:rPr>
            <w:rStyle w:val="Titre3Car"/>
            <w:b/>
            <w:bCs/>
          </w:rPr>
          <w:t>Design du site</w:t>
        </w:r>
      </w:ins>
      <w:bookmarkEnd w:id="139"/>
    </w:p>
    <w:p w14:paraId="618DA6C7" w14:textId="55B19295" w:rsidR="006E0DB7" w:rsidRDefault="006E0DB7">
      <w:pPr>
        <w:pStyle w:val="Titre3"/>
        <w:numPr>
          <w:ilvl w:val="2"/>
          <w:numId w:val="10"/>
        </w:numPr>
        <w:rPr>
          <w:ins w:id="141" w:author="Adrien Adrien" w:date="2016-03-15T12:09:00Z"/>
        </w:rPr>
        <w:pPrChange w:id="142" w:author="Adrien Adrien" w:date="2016-03-15T12:08:00Z">
          <w:pPr>
            <w:pStyle w:val="Titre2"/>
            <w:numPr>
              <w:ilvl w:val="1"/>
              <w:numId w:val="37"/>
            </w:numPr>
            <w:ind w:left="432" w:hanging="360"/>
          </w:pPr>
        </w:pPrChange>
      </w:pPr>
      <w:bookmarkStart w:id="143" w:name="_Toc445811034"/>
      <w:ins w:id="144" w:author="Adrien Adrien" w:date="2016-03-15T12:06:00Z">
        <w:r>
          <w:t>Logo</w:t>
        </w:r>
      </w:ins>
      <w:bookmarkEnd w:id="143"/>
    </w:p>
    <w:p w14:paraId="3BEC7961" w14:textId="3B7938A2" w:rsidR="006E0DB7" w:rsidRDefault="006E0DB7">
      <w:pPr>
        <w:jc w:val="both"/>
        <w:rPr>
          <w:ins w:id="145" w:author="Anca Horeanu" w:date="2016-03-15T21:24:00Z"/>
          <w:rFonts w:ascii="Times New Roman" w:hAnsi="Times New Roman" w:cs="Times New Roman"/>
        </w:rPr>
        <w:pPrChange w:id="146" w:author="Adrien Adrien" w:date="2016-03-15T12:52:00Z">
          <w:pPr>
            <w:pStyle w:val="Titre2"/>
            <w:numPr>
              <w:ilvl w:val="1"/>
              <w:numId w:val="37"/>
            </w:numPr>
            <w:ind w:left="432" w:hanging="360"/>
          </w:pPr>
        </w:pPrChange>
      </w:pPr>
      <w:ins w:id="147" w:author="Adrien Adrien" w:date="2016-03-15T12:09:00Z">
        <w:r w:rsidRPr="009F572A">
          <w:rPr>
            <w:rFonts w:ascii="Times New Roman" w:hAnsi="Times New Roman" w:cs="Times New Roman"/>
            <w:rPrChange w:id="148" w:author="Adrien Adrien" w:date="2016-03-15T12:52:00Z">
              <w:rPr>
                <w:rStyle w:val="apple-style-span"/>
                <w:b w:val="0"/>
                <w:bCs w:val="0"/>
                <w:color w:val="000000"/>
              </w:rPr>
            </w:rPrChange>
          </w:rPr>
          <w:t xml:space="preserve">Le logo du site </w:t>
        </w:r>
      </w:ins>
      <w:ins w:id="149" w:author="Adrien Adrien" w:date="2016-03-15T12:50:00Z">
        <w:r w:rsidR="009F572A" w:rsidRPr="009F572A">
          <w:rPr>
            <w:rFonts w:ascii="Times New Roman" w:hAnsi="Times New Roman" w:cs="Times New Roman"/>
            <w:rPrChange w:id="150" w:author="Adrien Adrien" w:date="2016-03-15T12:52:00Z">
              <w:rPr>
                <w:rStyle w:val="apple-style-span"/>
                <w:b w:val="0"/>
                <w:bCs w:val="0"/>
                <w:color w:val="000000"/>
              </w:rPr>
            </w:rPrChange>
          </w:rPr>
          <w:t xml:space="preserve">sera </w:t>
        </w:r>
      </w:ins>
      <w:ins w:id="151" w:author="Adrien Adrien" w:date="2016-03-15T12:51:00Z">
        <w:r w:rsidR="009F572A" w:rsidRPr="009F572A">
          <w:rPr>
            <w:rFonts w:ascii="Times New Roman" w:hAnsi="Times New Roman" w:cs="Times New Roman"/>
            <w:rPrChange w:id="152" w:author="Adrien Adrien" w:date="2016-03-15T12:52:00Z">
              <w:rPr>
                <w:rStyle w:val="apple-style-span"/>
                <w:b w:val="0"/>
                <w:bCs w:val="0"/>
                <w:color w:val="000000"/>
              </w:rPr>
            </w:rPrChange>
          </w:rPr>
          <w:t>représenté</w:t>
        </w:r>
      </w:ins>
      <w:ins w:id="153" w:author="Adrien Adrien" w:date="2016-03-15T12:50:00Z">
        <w:r w:rsidR="009F572A" w:rsidRPr="009F572A">
          <w:rPr>
            <w:rFonts w:ascii="Times New Roman" w:hAnsi="Times New Roman" w:cs="Times New Roman"/>
            <w:rPrChange w:id="154" w:author="Adrien Adrien" w:date="2016-03-15T12:52:00Z">
              <w:rPr>
                <w:rStyle w:val="apple-style-span"/>
                <w:b w:val="0"/>
                <w:bCs w:val="0"/>
                <w:color w:val="000000"/>
              </w:rPr>
            </w:rPrChange>
          </w:rPr>
          <w:t xml:space="preserve"> par une maison (il n’a pas encore était </w:t>
        </w:r>
        <w:proofErr w:type="spellStart"/>
        <w:r w:rsidR="009F572A" w:rsidRPr="009F572A">
          <w:rPr>
            <w:rFonts w:ascii="Times New Roman" w:hAnsi="Times New Roman" w:cs="Times New Roman"/>
            <w:rPrChange w:id="155" w:author="Adrien Adrien" w:date="2016-03-15T12:52:00Z">
              <w:rPr>
                <w:rStyle w:val="apple-style-span"/>
                <w:b w:val="0"/>
                <w:bCs w:val="0"/>
                <w:color w:val="000000"/>
              </w:rPr>
            </w:rPrChange>
          </w:rPr>
          <w:t>designé</w:t>
        </w:r>
        <w:proofErr w:type="spellEnd"/>
        <w:r w:rsidR="009F572A" w:rsidRPr="009F572A">
          <w:rPr>
            <w:rFonts w:ascii="Times New Roman" w:hAnsi="Times New Roman" w:cs="Times New Roman"/>
            <w:rPrChange w:id="156" w:author="Adrien Adrien" w:date="2016-03-15T12:52:00Z">
              <w:rPr>
                <w:rStyle w:val="apple-style-span"/>
                <w:b w:val="0"/>
                <w:bCs w:val="0"/>
                <w:color w:val="000000"/>
              </w:rPr>
            </w:rPrChange>
          </w:rPr>
          <w:t>)</w:t>
        </w:r>
      </w:ins>
      <w:ins w:id="157" w:author="Adrien Adrien" w:date="2016-03-15T12:51:00Z">
        <w:r w:rsidR="009F572A" w:rsidRPr="009F572A">
          <w:rPr>
            <w:rFonts w:ascii="Times New Roman" w:hAnsi="Times New Roman" w:cs="Times New Roman"/>
            <w:rPrChange w:id="158" w:author="Adrien Adrien" w:date="2016-03-15T12:52:00Z">
              <w:rPr>
                <w:rStyle w:val="apple-style-span"/>
                <w:b w:val="0"/>
                <w:bCs w:val="0"/>
                <w:color w:val="000000"/>
              </w:rPr>
            </w:rPrChange>
          </w:rPr>
          <w:t>.</w:t>
        </w:r>
      </w:ins>
      <w:ins w:id="159" w:author="Adrien Adrien" w:date="2016-03-15T12:09:00Z">
        <w:r w:rsidR="009F572A" w:rsidRPr="009F572A">
          <w:rPr>
            <w:rFonts w:ascii="Times New Roman" w:hAnsi="Times New Roman" w:cs="Times New Roman"/>
            <w:rPrChange w:id="160" w:author="Adrien Adrien" w:date="2016-03-15T12:52:00Z">
              <w:rPr>
                <w:rStyle w:val="apple-style-span"/>
                <w:b w:val="0"/>
                <w:bCs w:val="0"/>
                <w:color w:val="000000"/>
              </w:rPr>
            </w:rPrChange>
          </w:rPr>
          <w:br/>
          <w:t>I</w:t>
        </w:r>
        <w:r w:rsidRPr="009F572A">
          <w:rPr>
            <w:rFonts w:ascii="Times New Roman" w:hAnsi="Times New Roman" w:cs="Times New Roman"/>
            <w:rPrChange w:id="161" w:author="Adrien Adrien" w:date="2016-03-15T12:52:00Z">
              <w:rPr>
                <w:rStyle w:val="apple-style-span"/>
                <w:b w:val="0"/>
                <w:bCs w:val="0"/>
                <w:color w:val="000000"/>
              </w:rPr>
            </w:rPrChange>
          </w:rPr>
          <w:t>l  sera présent sur toutes les pages du site.</w:t>
        </w:r>
      </w:ins>
    </w:p>
    <w:p w14:paraId="386B2D44" w14:textId="77777777" w:rsidR="00953D2A" w:rsidRDefault="00953D2A">
      <w:pPr>
        <w:jc w:val="both"/>
        <w:rPr>
          <w:ins w:id="162" w:author="Anca Horeanu" w:date="2016-03-15T21:25:00Z"/>
          <w:rFonts w:ascii="Cabin" w:hAnsi="Cabin"/>
          <w:color w:val="000000"/>
          <w:sz w:val="21"/>
          <w:szCs w:val="21"/>
          <w:shd w:val="clear" w:color="auto" w:fill="FFFFFF"/>
        </w:rPr>
        <w:pPrChange w:id="163" w:author="Adrien Adrien" w:date="2016-03-15T12:52:00Z">
          <w:pPr>
            <w:pStyle w:val="Titre2"/>
            <w:numPr>
              <w:ilvl w:val="1"/>
              <w:numId w:val="37"/>
            </w:numPr>
            <w:ind w:left="432" w:hanging="360"/>
          </w:pPr>
        </w:pPrChange>
      </w:pPr>
      <w:ins w:id="164" w:author="Anca Horeanu" w:date="2016-03-15T21:24:00Z">
        <w:r>
          <w:rPr>
            <w:rFonts w:ascii="Times New Roman" w:hAnsi="Times New Roman" w:cs="Times New Roman"/>
          </w:rPr>
          <w:t xml:space="preserve">Il </w:t>
        </w:r>
        <w:r>
          <w:rPr>
            <w:rFonts w:ascii="Cabin" w:hAnsi="Cabin"/>
            <w:color w:val="000000"/>
            <w:sz w:val="21"/>
            <w:szCs w:val="21"/>
            <w:shd w:val="clear" w:color="auto" w:fill="FFFFFF"/>
          </w:rPr>
          <w:t xml:space="preserve">doit </w:t>
        </w:r>
      </w:ins>
      <w:ins w:id="165" w:author="Anca Horeanu" w:date="2016-03-15T21:25:00Z">
        <w:r>
          <w:rPr>
            <w:rFonts w:ascii="Cabin" w:hAnsi="Cabin"/>
            <w:color w:val="000000"/>
            <w:sz w:val="21"/>
            <w:szCs w:val="21"/>
            <w:shd w:val="clear" w:color="auto" w:fill="FFFFFF"/>
          </w:rPr>
          <w:t>au moins :</w:t>
        </w:r>
      </w:ins>
    </w:p>
    <w:p w14:paraId="2945686C" w14:textId="77777777" w:rsidR="00953D2A" w:rsidRPr="00953D2A" w:rsidRDefault="00953D2A" w:rsidP="00953D2A">
      <w:pPr>
        <w:pStyle w:val="Paragraphedeliste"/>
        <w:numPr>
          <w:ilvl w:val="0"/>
          <w:numId w:val="41"/>
        </w:numPr>
        <w:jc w:val="both"/>
        <w:rPr>
          <w:ins w:id="166" w:author="Anca Horeanu" w:date="2016-03-15T21:26:00Z"/>
          <w:rStyle w:val="apple-converted-space"/>
          <w:rFonts w:ascii="Cabin" w:hAnsi="Cabin"/>
          <w:color w:val="000000"/>
          <w:sz w:val="21"/>
          <w:szCs w:val="21"/>
          <w:shd w:val="clear" w:color="auto" w:fill="FFFFFF"/>
        </w:rPr>
        <w:pPrChange w:id="167" w:author="Anca Horeanu" w:date="2016-03-15T21:26:00Z">
          <w:pPr>
            <w:jc w:val="both"/>
          </w:pPr>
        </w:pPrChange>
      </w:pPr>
      <w:ins w:id="168" w:author="Anca Horeanu" w:date="2016-03-15T21:26:00Z">
        <w:r w:rsidRPr="00953D2A">
          <w:rPr>
            <w:rStyle w:val="apple-converted-space"/>
            <w:rFonts w:ascii="Cabin" w:hAnsi="Cabin"/>
            <w:color w:val="000000"/>
            <w:sz w:val="21"/>
            <w:szCs w:val="21"/>
            <w:shd w:val="clear" w:color="auto" w:fill="FFFFFF"/>
          </w:rPr>
          <w:t>être évident de simplicité ;</w:t>
        </w:r>
      </w:ins>
    </w:p>
    <w:p w14:paraId="66C3C9CE" w14:textId="77777777" w:rsidR="00953D2A" w:rsidRPr="00953D2A" w:rsidRDefault="00953D2A" w:rsidP="00953D2A">
      <w:pPr>
        <w:pStyle w:val="Paragraphedeliste"/>
        <w:numPr>
          <w:ilvl w:val="0"/>
          <w:numId w:val="41"/>
        </w:numPr>
        <w:jc w:val="both"/>
        <w:rPr>
          <w:ins w:id="169" w:author="Anca Horeanu" w:date="2016-03-15T21:26:00Z"/>
          <w:rStyle w:val="apple-converted-space"/>
          <w:rFonts w:ascii="Cabin" w:hAnsi="Cabin"/>
          <w:color w:val="000000"/>
          <w:sz w:val="21"/>
          <w:szCs w:val="21"/>
          <w:shd w:val="clear" w:color="auto" w:fill="FFFFFF"/>
        </w:rPr>
        <w:pPrChange w:id="170" w:author="Anca Horeanu" w:date="2016-03-15T21:26:00Z">
          <w:pPr>
            <w:jc w:val="both"/>
          </w:pPr>
        </w:pPrChange>
      </w:pPr>
      <w:ins w:id="171" w:author="Anca Horeanu" w:date="2016-03-15T21:26:00Z">
        <w:r w:rsidRPr="00953D2A">
          <w:rPr>
            <w:rStyle w:val="apple-converted-space"/>
            <w:rFonts w:ascii="Cabin" w:hAnsi="Cabin"/>
            <w:color w:val="000000"/>
            <w:sz w:val="21"/>
            <w:szCs w:val="21"/>
            <w:shd w:val="clear" w:color="auto" w:fill="FFFFFF"/>
          </w:rPr>
          <w:t>dégager un sens immédiat ;</w:t>
        </w:r>
      </w:ins>
    </w:p>
    <w:p w14:paraId="2A6D9C66" w14:textId="77777777" w:rsidR="00953D2A" w:rsidRPr="00953D2A" w:rsidRDefault="00953D2A" w:rsidP="00953D2A">
      <w:pPr>
        <w:pStyle w:val="Paragraphedeliste"/>
        <w:numPr>
          <w:ilvl w:val="0"/>
          <w:numId w:val="41"/>
        </w:numPr>
        <w:jc w:val="both"/>
        <w:rPr>
          <w:ins w:id="172" w:author="Anca Horeanu" w:date="2016-03-15T21:26:00Z"/>
          <w:rStyle w:val="apple-converted-space"/>
          <w:rFonts w:ascii="Cabin" w:hAnsi="Cabin"/>
          <w:color w:val="000000"/>
          <w:sz w:val="21"/>
          <w:szCs w:val="21"/>
          <w:shd w:val="clear" w:color="auto" w:fill="FFFFFF"/>
          <w:rPrChange w:id="173" w:author="Anca Horeanu" w:date="2016-03-15T21:26:00Z">
            <w:rPr>
              <w:ins w:id="174" w:author="Anca Horeanu" w:date="2016-03-15T21:26:00Z"/>
              <w:rStyle w:val="apple-converted-space"/>
              <w:rFonts w:ascii="Cabin" w:hAnsi="Cabin"/>
              <w:color w:val="000000"/>
              <w:sz w:val="21"/>
              <w:szCs w:val="21"/>
              <w:shd w:val="clear" w:color="auto" w:fill="FFFFFF"/>
            </w:rPr>
          </w:rPrChange>
        </w:rPr>
        <w:pPrChange w:id="175" w:author="Anca Horeanu" w:date="2016-03-15T21:26:00Z">
          <w:pPr>
            <w:jc w:val="both"/>
          </w:pPr>
        </w:pPrChange>
      </w:pPr>
      <w:ins w:id="176" w:author="Anca Horeanu" w:date="2016-03-15T21:26:00Z">
        <w:r w:rsidRPr="00953D2A">
          <w:rPr>
            <w:rStyle w:val="apple-converted-space"/>
            <w:rFonts w:ascii="Cabin" w:hAnsi="Cabin"/>
            <w:color w:val="000000"/>
            <w:sz w:val="21"/>
            <w:szCs w:val="21"/>
            <w:shd w:val="clear" w:color="auto" w:fill="FFFFFF"/>
            <w:rPrChange w:id="177" w:author="Anca Horeanu" w:date="2016-03-15T21:26:00Z">
              <w:rPr>
                <w:rStyle w:val="apple-converted-space"/>
                <w:rFonts w:ascii="Cabin" w:hAnsi="Cabin"/>
                <w:color w:val="000000"/>
                <w:sz w:val="21"/>
                <w:szCs w:val="21"/>
                <w:shd w:val="clear" w:color="auto" w:fill="FFFFFF"/>
              </w:rPr>
            </w:rPrChange>
          </w:rPr>
          <w:t>ne ressembler à aucun autre ;</w:t>
        </w:r>
      </w:ins>
    </w:p>
    <w:p w14:paraId="4A15C54E" w14:textId="77777777" w:rsidR="00953D2A" w:rsidRPr="00953D2A" w:rsidRDefault="00953D2A" w:rsidP="00953D2A">
      <w:pPr>
        <w:pStyle w:val="Paragraphedeliste"/>
        <w:numPr>
          <w:ilvl w:val="0"/>
          <w:numId w:val="41"/>
        </w:numPr>
        <w:jc w:val="both"/>
        <w:rPr>
          <w:ins w:id="178" w:author="Anca Horeanu" w:date="2016-03-15T21:26:00Z"/>
          <w:rStyle w:val="apple-converted-space"/>
          <w:rFonts w:ascii="Cabin" w:hAnsi="Cabin"/>
          <w:color w:val="000000"/>
          <w:sz w:val="21"/>
          <w:szCs w:val="21"/>
          <w:shd w:val="clear" w:color="auto" w:fill="FFFFFF"/>
          <w:rPrChange w:id="179" w:author="Anca Horeanu" w:date="2016-03-15T21:26:00Z">
            <w:rPr>
              <w:ins w:id="180" w:author="Anca Horeanu" w:date="2016-03-15T21:26:00Z"/>
              <w:rStyle w:val="apple-converted-space"/>
              <w:rFonts w:ascii="Cabin" w:hAnsi="Cabin"/>
              <w:color w:val="000000"/>
              <w:sz w:val="21"/>
              <w:szCs w:val="21"/>
              <w:shd w:val="clear" w:color="auto" w:fill="FFFFFF"/>
            </w:rPr>
          </w:rPrChange>
        </w:rPr>
        <w:pPrChange w:id="181" w:author="Anca Horeanu" w:date="2016-03-15T21:26:00Z">
          <w:pPr>
            <w:jc w:val="both"/>
          </w:pPr>
        </w:pPrChange>
      </w:pPr>
      <w:ins w:id="182" w:author="Anca Horeanu" w:date="2016-03-15T21:26:00Z">
        <w:r w:rsidRPr="00953D2A">
          <w:rPr>
            <w:rStyle w:val="apple-converted-space"/>
            <w:rFonts w:ascii="Cabin" w:hAnsi="Cabin"/>
            <w:color w:val="000000"/>
            <w:sz w:val="21"/>
            <w:szCs w:val="21"/>
            <w:shd w:val="clear" w:color="auto" w:fill="FFFFFF"/>
            <w:rPrChange w:id="183" w:author="Anca Horeanu" w:date="2016-03-15T21:26:00Z">
              <w:rPr>
                <w:rStyle w:val="apple-converted-space"/>
                <w:rFonts w:ascii="Cabin" w:hAnsi="Cabin"/>
                <w:color w:val="000000"/>
                <w:sz w:val="21"/>
                <w:szCs w:val="21"/>
                <w:shd w:val="clear" w:color="auto" w:fill="FFFFFF"/>
              </w:rPr>
            </w:rPrChange>
          </w:rPr>
          <w:t>inspirer une perception positive ;</w:t>
        </w:r>
      </w:ins>
    </w:p>
    <w:p w14:paraId="403F17CE" w14:textId="77777777" w:rsidR="00953D2A" w:rsidRPr="00953D2A" w:rsidRDefault="00953D2A" w:rsidP="00953D2A">
      <w:pPr>
        <w:pStyle w:val="Paragraphedeliste"/>
        <w:numPr>
          <w:ilvl w:val="0"/>
          <w:numId w:val="41"/>
        </w:numPr>
        <w:jc w:val="both"/>
        <w:rPr>
          <w:ins w:id="184" w:author="Anca Horeanu" w:date="2016-03-15T21:26:00Z"/>
          <w:rStyle w:val="apple-converted-space"/>
          <w:rFonts w:ascii="Cabin" w:hAnsi="Cabin"/>
          <w:color w:val="000000"/>
          <w:sz w:val="21"/>
          <w:szCs w:val="21"/>
          <w:shd w:val="clear" w:color="auto" w:fill="FFFFFF"/>
          <w:rPrChange w:id="185" w:author="Anca Horeanu" w:date="2016-03-15T21:26:00Z">
            <w:rPr>
              <w:ins w:id="186" w:author="Anca Horeanu" w:date="2016-03-15T21:26:00Z"/>
              <w:rStyle w:val="apple-converted-space"/>
              <w:rFonts w:ascii="Cabin" w:hAnsi="Cabin"/>
              <w:color w:val="000000"/>
              <w:sz w:val="21"/>
              <w:szCs w:val="21"/>
              <w:shd w:val="clear" w:color="auto" w:fill="FFFFFF"/>
            </w:rPr>
          </w:rPrChange>
        </w:rPr>
        <w:pPrChange w:id="187" w:author="Anca Horeanu" w:date="2016-03-15T21:26:00Z">
          <w:pPr>
            <w:jc w:val="both"/>
          </w:pPr>
        </w:pPrChange>
      </w:pPr>
      <w:ins w:id="188" w:author="Anca Horeanu" w:date="2016-03-15T21:26:00Z">
        <w:r w:rsidRPr="00953D2A">
          <w:rPr>
            <w:rStyle w:val="apple-converted-space"/>
            <w:rFonts w:ascii="Cabin" w:hAnsi="Cabin"/>
            <w:color w:val="000000"/>
            <w:sz w:val="21"/>
            <w:szCs w:val="21"/>
            <w:shd w:val="clear" w:color="auto" w:fill="FFFFFF"/>
            <w:rPrChange w:id="189" w:author="Anca Horeanu" w:date="2016-03-15T21:26:00Z">
              <w:rPr>
                <w:rStyle w:val="apple-converted-space"/>
                <w:rFonts w:ascii="Cabin" w:hAnsi="Cabin"/>
                <w:color w:val="000000"/>
                <w:sz w:val="21"/>
                <w:szCs w:val="21"/>
                <w:shd w:val="clear" w:color="auto" w:fill="FFFFFF"/>
              </w:rPr>
            </w:rPrChange>
          </w:rPr>
          <w:t>résister au temps ;</w:t>
        </w:r>
      </w:ins>
    </w:p>
    <w:p w14:paraId="23A37F21" w14:textId="77777777" w:rsidR="00953D2A" w:rsidRPr="00953D2A" w:rsidRDefault="00953D2A" w:rsidP="00953D2A">
      <w:pPr>
        <w:pStyle w:val="Paragraphedeliste"/>
        <w:numPr>
          <w:ilvl w:val="0"/>
          <w:numId w:val="41"/>
        </w:numPr>
        <w:jc w:val="both"/>
        <w:rPr>
          <w:ins w:id="190" w:author="Anca Horeanu" w:date="2016-03-15T21:26:00Z"/>
          <w:rStyle w:val="apple-converted-space"/>
          <w:rFonts w:ascii="Cabin" w:hAnsi="Cabin"/>
          <w:color w:val="000000"/>
          <w:sz w:val="21"/>
          <w:szCs w:val="21"/>
          <w:shd w:val="clear" w:color="auto" w:fill="FFFFFF"/>
          <w:rPrChange w:id="191" w:author="Anca Horeanu" w:date="2016-03-15T21:26:00Z">
            <w:rPr>
              <w:ins w:id="192" w:author="Anca Horeanu" w:date="2016-03-15T21:26:00Z"/>
              <w:rStyle w:val="apple-converted-space"/>
              <w:rFonts w:ascii="Cabin" w:hAnsi="Cabin"/>
              <w:color w:val="000000"/>
              <w:sz w:val="21"/>
              <w:szCs w:val="21"/>
              <w:shd w:val="clear" w:color="auto" w:fill="FFFFFF"/>
            </w:rPr>
          </w:rPrChange>
        </w:rPr>
        <w:pPrChange w:id="193" w:author="Anca Horeanu" w:date="2016-03-15T21:26:00Z">
          <w:pPr>
            <w:jc w:val="both"/>
          </w:pPr>
        </w:pPrChange>
      </w:pPr>
      <w:ins w:id="194" w:author="Anca Horeanu" w:date="2016-03-15T21:26:00Z">
        <w:r w:rsidRPr="00953D2A">
          <w:rPr>
            <w:rStyle w:val="apple-converted-space"/>
            <w:rFonts w:ascii="Cabin" w:hAnsi="Cabin"/>
            <w:color w:val="000000"/>
            <w:sz w:val="21"/>
            <w:szCs w:val="21"/>
            <w:shd w:val="clear" w:color="auto" w:fill="FFFFFF"/>
            <w:rPrChange w:id="195" w:author="Anca Horeanu" w:date="2016-03-15T21:26:00Z">
              <w:rPr>
                <w:rStyle w:val="apple-converted-space"/>
                <w:rFonts w:ascii="Cabin" w:hAnsi="Cabin"/>
                <w:color w:val="000000"/>
                <w:sz w:val="21"/>
                <w:szCs w:val="21"/>
                <w:shd w:val="clear" w:color="auto" w:fill="FFFFFF"/>
              </w:rPr>
            </w:rPrChange>
          </w:rPr>
          <w:t>ne générer aucune gêne d'aucune sorte ;</w:t>
        </w:r>
      </w:ins>
    </w:p>
    <w:p w14:paraId="3F16508A" w14:textId="0FDFD2F9" w:rsidR="00953D2A" w:rsidRPr="00953D2A" w:rsidDel="00953D2A" w:rsidRDefault="00953D2A" w:rsidP="00953D2A">
      <w:pPr>
        <w:pStyle w:val="Paragraphedeliste"/>
        <w:numPr>
          <w:ilvl w:val="0"/>
          <w:numId w:val="41"/>
        </w:numPr>
        <w:jc w:val="both"/>
        <w:rPr>
          <w:ins w:id="196" w:author="Adrien Adrien" w:date="2016-03-15T12:09:00Z"/>
          <w:del w:id="197" w:author="Anca Horeanu" w:date="2016-03-15T21:27:00Z"/>
          <w:rFonts w:ascii="Cabin" w:hAnsi="Cabin"/>
          <w:color w:val="000000"/>
          <w:sz w:val="21"/>
          <w:szCs w:val="21"/>
          <w:shd w:val="clear" w:color="auto" w:fill="FFFFFF"/>
          <w:rPrChange w:id="198" w:author="Anca Horeanu" w:date="2016-03-15T21:27:00Z">
            <w:rPr>
              <w:ins w:id="199" w:author="Adrien Adrien" w:date="2016-03-15T12:09:00Z"/>
              <w:del w:id="200" w:author="Anca Horeanu" w:date="2016-03-15T21:27:00Z"/>
              <w:rStyle w:val="apple-style-span"/>
              <w:color w:val="000000"/>
            </w:rPr>
          </w:rPrChange>
        </w:rPr>
        <w:pPrChange w:id="201" w:author="Anca Horeanu" w:date="2016-03-15T21:27:00Z">
          <w:pPr>
            <w:pStyle w:val="Titre2"/>
            <w:numPr>
              <w:ilvl w:val="1"/>
              <w:numId w:val="37"/>
            </w:numPr>
            <w:ind w:left="432" w:hanging="360"/>
          </w:pPr>
        </w:pPrChange>
      </w:pPr>
      <w:ins w:id="202" w:author="Anca Horeanu" w:date="2016-03-15T21:26:00Z">
        <w:r w:rsidRPr="00953D2A">
          <w:rPr>
            <w:rStyle w:val="apple-converted-space"/>
            <w:rFonts w:ascii="Cabin" w:hAnsi="Cabin"/>
            <w:color w:val="000000"/>
            <w:sz w:val="21"/>
            <w:szCs w:val="21"/>
            <w:shd w:val="clear" w:color="auto" w:fill="FFFFFF"/>
            <w:rPrChange w:id="203" w:author="Anca Horeanu" w:date="2016-03-15T21:26:00Z">
              <w:rPr>
                <w:rStyle w:val="apple-converted-space"/>
                <w:rFonts w:ascii="Cabin" w:hAnsi="Cabin"/>
                <w:color w:val="000000"/>
                <w:sz w:val="21"/>
                <w:szCs w:val="21"/>
                <w:shd w:val="clear" w:color="auto" w:fill="FFFFFF"/>
              </w:rPr>
            </w:rPrChange>
          </w:rPr>
          <w:t xml:space="preserve">respecter les racines historiques et culturelles de l'offre qu'il </w:t>
        </w:r>
        <w:proofErr w:type="spellStart"/>
        <w:r w:rsidRPr="00953D2A">
          <w:rPr>
            <w:rStyle w:val="apple-converted-space"/>
            <w:rFonts w:ascii="Cabin" w:hAnsi="Cabin"/>
            <w:color w:val="000000"/>
            <w:sz w:val="21"/>
            <w:szCs w:val="21"/>
            <w:shd w:val="clear" w:color="auto" w:fill="FFFFFF"/>
            <w:rPrChange w:id="204" w:author="Anca Horeanu" w:date="2016-03-15T21:26:00Z">
              <w:rPr>
                <w:rStyle w:val="apple-converted-space"/>
                <w:rFonts w:ascii="Cabin" w:hAnsi="Cabin"/>
                <w:color w:val="000000"/>
                <w:sz w:val="21"/>
                <w:szCs w:val="21"/>
                <w:shd w:val="clear" w:color="auto" w:fill="FFFFFF"/>
              </w:rPr>
            </w:rPrChange>
          </w:rPr>
          <w:t>véhicule</w:t>
        </w:r>
      </w:ins>
      <w:ins w:id="205" w:author="Anca Horeanu" w:date="2016-03-15T21:27:00Z">
        <w:r>
          <w:rPr>
            <w:rStyle w:val="apple-converted-space"/>
            <w:rFonts w:ascii="Cabin" w:hAnsi="Cabin"/>
            <w:color w:val="000000"/>
            <w:sz w:val="21"/>
            <w:szCs w:val="21"/>
            <w:shd w:val="clear" w:color="auto" w:fill="FFFFFF"/>
          </w:rPr>
          <w:t>.</w:t>
        </w:r>
      </w:ins>
    </w:p>
    <w:p w14:paraId="702CB52A" w14:textId="0AE1F89C" w:rsidR="006E0DB7" w:rsidRPr="009F572A" w:rsidRDefault="006E0DB7">
      <w:pPr>
        <w:jc w:val="both"/>
        <w:rPr>
          <w:ins w:id="206" w:author="Adrien Adrien" w:date="2016-03-15T12:06:00Z"/>
          <w:rFonts w:ascii="Times New Roman" w:hAnsi="Times New Roman" w:cs="Times New Roman"/>
          <w:rPrChange w:id="207" w:author="Adrien Adrien" w:date="2016-03-15T12:52:00Z">
            <w:rPr>
              <w:ins w:id="208" w:author="Adrien Adrien" w:date="2016-03-15T12:06:00Z"/>
            </w:rPr>
          </w:rPrChange>
        </w:rPr>
        <w:pPrChange w:id="209" w:author="Adrien Adrien" w:date="2016-03-15T12:52:00Z">
          <w:pPr>
            <w:pStyle w:val="Titre2"/>
            <w:numPr>
              <w:ilvl w:val="1"/>
              <w:numId w:val="37"/>
            </w:numPr>
            <w:ind w:left="432" w:hanging="360"/>
          </w:pPr>
        </w:pPrChange>
      </w:pPr>
      <w:ins w:id="210" w:author="Adrien Adrien" w:date="2016-03-15T12:08:00Z">
        <w:r w:rsidRPr="009F572A">
          <w:rPr>
            <w:rFonts w:ascii="Times New Roman" w:hAnsi="Times New Roman" w:cs="Times New Roman"/>
            <w:rPrChange w:id="211" w:author="Adrien Adrien" w:date="2016-03-15T12:52:00Z">
              <w:rPr>
                <w:rStyle w:val="apple-style-span"/>
                <w:b w:val="0"/>
                <w:bCs w:val="0"/>
                <w:color w:val="000000"/>
              </w:rPr>
            </w:rPrChange>
          </w:rPr>
          <w:t>Le</w:t>
        </w:r>
        <w:proofErr w:type="spellEnd"/>
        <w:r w:rsidRPr="009F572A">
          <w:rPr>
            <w:rFonts w:ascii="Times New Roman" w:hAnsi="Times New Roman" w:cs="Times New Roman"/>
            <w:rPrChange w:id="212" w:author="Adrien Adrien" w:date="2016-03-15T12:52:00Z">
              <w:rPr>
                <w:rStyle w:val="apple-style-span"/>
                <w:b w:val="0"/>
                <w:bCs w:val="0"/>
                <w:color w:val="000000"/>
              </w:rPr>
            </w:rPrChange>
          </w:rPr>
          <w:t xml:space="preserve"> log</w:t>
        </w:r>
      </w:ins>
      <w:ins w:id="213" w:author="Anca Horeanu" w:date="2016-03-15T21:28:00Z">
        <w:r w:rsidR="00527053">
          <w:rPr>
            <w:rFonts w:ascii="Times New Roman" w:hAnsi="Times New Roman" w:cs="Times New Roman"/>
          </w:rPr>
          <w:t>o</w:t>
        </w:r>
        <w:r w:rsidR="00527053">
          <w:rPr>
            <w:rFonts w:ascii="Cabin" w:hAnsi="Cabin"/>
            <w:color w:val="000000"/>
            <w:sz w:val="21"/>
            <w:szCs w:val="21"/>
            <w:shd w:val="clear" w:color="auto" w:fill="FFFFFF"/>
          </w:rPr>
          <w:t xml:space="preserve"> identifie de manière unique une valeur commerciale ou institutionnelle et permet de la distinguer visuellement de celles des structures concurrentes ou périphériques. Il facilite ainsi la reconnaissance pour ancrer rapidement et efficacement une offre parmi les références de ses cibles sur son marché de prédilection</w:t>
        </w:r>
        <w:r w:rsidR="00527053">
          <w:rPr>
            <w:rFonts w:ascii="Cabin" w:hAnsi="Cabin"/>
            <w:color w:val="000000"/>
            <w:sz w:val="21"/>
            <w:szCs w:val="21"/>
            <w:shd w:val="clear" w:color="auto" w:fill="FFFFFF"/>
          </w:rPr>
          <w:t>.</w:t>
        </w:r>
      </w:ins>
      <w:ins w:id="214" w:author="Adrien Adrien" w:date="2016-03-15T12:08:00Z">
        <w:del w:id="215" w:author="Anca Horeanu" w:date="2016-03-15T21:28:00Z">
          <w:r w:rsidRPr="009F572A" w:rsidDel="00527053">
            <w:rPr>
              <w:rFonts w:ascii="Times New Roman" w:hAnsi="Times New Roman" w:cs="Times New Roman"/>
              <w:rPrChange w:id="216" w:author="Adrien Adrien" w:date="2016-03-15T12:52:00Z">
                <w:rPr>
                  <w:rStyle w:val="apple-style-span"/>
                  <w:b w:val="0"/>
                  <w:bCs w:val="0"/>
                  <w:color w:val="000000"/>
                </w:rPr>
              </w:rPrChange>
            </w:rPr>
            <w:delText>o permet de différencier le site par rapport aux autres sites</w:delText>
          </w:r>
        </w:del>
      </w:ins>
      <w:ins w:id="217" w:author="Adrien Adrien" w:date="2016-03-15T12:52:00Z">
        <w:del w:id="218" w:author="Anca Horeanu" w:date="2016-03-15T21:28:00Z">
          <w:r w:rsidR="009F572A" w:rsidRPr="009F572A" w:rsidDel="00527053">
            <w:rPr>
              <w:rFonts w:ascii="Times New Roman" w:hAnsi="Times New Roman" w:cs="Times New Roman"/>
              <w:rPrChange w:id="219" w:author="Adrien Adrien" w:date="2016-03-15T12:52:00Z">
                <w:rPr>
                  <w:rStyle w:val="apple-style-span"/>
                  <w:b w:val="0"/>
                  <w:bCs w:val="0"/>
                  <w:color w:val="000000"/>
                </w:rPr>
              </w:rPrChange>
            </w:rPr>
            <w:delText>.</w:delText>
          </w:r>
        </w:del>
      </w:ins>
    </w:p>
    <w:p w14:paraId="1243FF9B" w14:textId="4C949C64" w:rsidR="006E0DB7" w:rsidRDefault="006E0DB7">
      <w:pPr>
        <w:pStyle w:val="Titre3"/>
        <w:numPr>
          <w:ilvl w:val="2"/>
          <w:numId w:val="10"/>
        </w:numPr>
        <w:rPr>
          <w:ins w:id="220" w:author="Adrien Adrien" w:date="2016-03-15T12:10:00Z"/>
        </w:rPr>
        <w:pPrChange w:id="221" w:author="Adrien Adrien" w:date="2016-03-15T12:08:00Z">
          <w:pPr>
            <w:pStyle w:val="Titre2"/>
            <w:numPr>
              <w:ilvl w:val="1"/>
              <w:numId w:val="37"/>
            </w:numPr>
            <w:ind w:left="432" w:hanging="360"/>
          </w:pPr>
        </w:pPrChange>
      </w:pPr>
      <w:bookmarkStart w:id="222" w:name="_Toc445811035"/>
      <w:ins w:id="223" w:author="Adrien Adrien" w:date="2016-03-15T12:07:00Z">
        <w:r>
          <w:t>Couleurs et polices</w:t>
        </w:r>
      </w:ins>
      <w:bookmarkEnd w:id="222"/>
    </w:p>
    <w:p w14:paraId="4B7635D3" w14:textId="77777777" w:rsidR="009F572A" w:rsidRPr="009F572A" w:rsidRDefault="006E0DB7">
      <w:pPr>
        <w:jc w:val="both"/>
        <w:rPr>
          <w:ins w:id="224" w:author="Adrien Adrien" w:date="2016-03-15T12:52:00Z"/>
          <w:rFonts w:ascii="Times New Roman" w:hAnsi="Times New Roman" w:cs="Times New Roman"/>
          <w:rPrChange w:id="225" w:author="Adrien Adrien" w:date="2016-03-15T12:52:00Z">
            <w:rPr>
              <w:ins w:id="226" w:author="Adrien Adrien" w:date="2016-03-15T12:52:00Z"/>
            </w:rPr>
          </w:rPrChange>
        </w:rPr>
        <w:pPrChange w:id="227" w:author="Adrien Adrien" w:date="2016-03-15T12:52:00Z">
          <w:pPr>
            <w:pStyle w:val="Titre2"/>
            <w:numPr>
              <w:ilvl w:val="1"/>
              <w:numId w:val="37"/>
            </w:numPr>
            <w:ind w:left="432" w:hanging="360"/>
          </w:pPr>
        </w:pPrChange>
      </w:pPr>
      <w:ins w:id="228" w:author="Adrien Adrien" w:date="2016-03-15T12:10:00Z">
        <w:r w:rsidRPr="009F572A">
          <w:rPr>
            <w:rFonts w:ascii="Times New Roman" w:hAnsi="Times New Roman" w:cs="Times New Roman"/>
            <w:rPrChange w:id="229" w:author="Adrien Adrien" w:date="2016-03-15T12:52:00Z">
              <w:rPr>
                <w:b w:val="0"/>
                <w:bCs w:val="0"/>
              </w:rPr>
            </w:rPrChange>
          </w:rPr>
          <w:t xml:space="preserve">Pour l’affichage du contenu des pages html on retient les polices suivantes : Arial, </w:t>
        </w:r>
        <w:proofErr w:type="spellStart"/>
        <w:r w:rsidRPr="009F572A">
          <w:rPr>
            <w:rFonts w:ascii="Times New Roman" w:hAnsi="Times New Roman" w:cs="Times New Roman"/>
            <w:rPrChange w:id="230" w:author="Adrien Adrien" w:date="2016-03-15T12:52:00Z">
              <w:rPr>
                <w:rStyle w:val="spelle"/>
                <w:b w:val="0"/>
                <w:bCs w:val="0"/>
              </w:rPr>
            </w:rPrChange>
          </w:rPr>
          <w:t>Helvetica</w:t>
        </w:r>
        <w:proofErr w:type="spellEnd"/>
        <w:r w:rsidRPr="009F572A">
          <w:rPr>
            <w:rFonts w:ascii="Times New Roman" w:hAnsi="Times New Roman" w:cs="Times New Roman"/>
            <w:rPrChange w:id="231" w:author="Adrien Adrien" w:date="2016-03-15T12:52:00Z">
              <w:rPr>
                <w:b w:val="0"/>
                <w:bCs w:val="0"/>
              </w:rPr>
            </w:rPrChange>
          </w:rPr>
          <w:t xml:space="preserve"> ou bien Sans-Serif. </w:t>
        </w:r>
      </w:ins>
    </w:p>
    <w:p w14:paraId="6DBA88AD" w14:textId="538E3BBF" w:rsidR="006E0DB7" w:rsidRPr="009F572A" w:rsidRDefault="006E0DB7">
      <w:pPr>
        <w:jc w:val="both"/>
        <w:rPr>
          <w:ins w:id="232" w:author="Adrien Adrien" w:date="2016-03-15T12:07:00Z"/>
          <w:rFonts w:ascii="Times New Roman" w:hAnsi="Times New Roman" w:cs="Times New Roman"/>
          <w:rPrChange w:id="233" w:author="Adrien Adrien" w:date="2016-03-15T12:52:00Z">
            <w:rPr>
              <w:ins w:id="234" w:author="Adrien Adrien" w:date="2016-03-15T12:07:00Z"/>
            </w:rPr>
          </w:rPrChange>
        </w:rPr>
        <w:pPrChange w:id="235" w:author="Adrien Adrien" w:date="2016-03-15T12:52:00Z">
          <w:pPr>
            <w:pStyle w:val="Titre2"/>
            <w:numPr>
              <w:ilvl w:val="1"/>
              <w:numId w:val="37"/>
            </w:numPr>
            <w:ind w:left="432" w:hanging="360"/>
          </w:pPr>
        </w:pPrChange>
      </w:pPr>
      <w:ins w:id="236" w:author="Adrien Adrien" w:date="2016-03-15T12:10:00Z">
        <w:r w:rsidRPr="009F572A">
          <w:rPr>
            <w:rFonts w:ascii="Times New Roman" w:hAnsi="Times New Roman" w:cs="Times New Roman"/>
            <w:rPrChange w:id="237" w:author="Adrien Adrien" w:date="2016-03-15T12:52:00Z">
              <w:rPr>
                <w:b w:val="0"/>
                <w:bCs w:val="0"/>
              </w:rPr>
            </w:rPrChange>
          </w:rPr>
          <w:t>Les couleurs retenues pour le site sont les suivantes :</w:t>
        </w:r>
      </w:ins>
      <w:ins w:id="238" w:author="Adrien Adrien" w:date="2016-03-15T12:52:00Z">
        <w:r w:rsidR="009F572A">
          <w:rPr>
            <w:rFonts w:ascii="Times New Roman" w:hAnsi="Times New Roman" w:cs="Times New Roman"/>
          </w:rPr>
          <w:t xml:space="preserve"> Bleu, blanc et gris</w:t>
        </w:r>
      </w:ins>
    </w:p>
    <w:p w14:paraId="1296E7B4" w14:textId="3BD08D5C" w:rsidR="009F572A" w:rsidRPr="009F572A" w:rsidRDefault="009F572A">
      <w:pPr>
        <w:pStyle w:val="Paragraphedeliste"/>
        <w:numPr>
          <w:ilvl w:val="0"/>
          <w:numId w:val="40"/>
        </w:numPr>
        <w:jc w:val="both"/>
        <w:rPr>
          <w:ins w:id="239" w:author="Adrien Adrien" w:date="2016-03-15T12:12:00Z"/>
          <w:rFonts w:ascii="Times New Roman" w:hAnsi="Times New Roman" w:cs="Times New Roman"/>
          <w:b/>
          <w:rPrChange w:id="240" w:author="Adrien Adrien" w:date="2016-03-15T12:53:00Z">
            <w:rPr>
              <w:ins w:id="241" w:author="Adrien Adrien" w:date="2016-03-15T12:12:00Z"/>
              <w:rStyle w:val="apple-style-span"/>
              <w:rFonts w:asciiTheme="minorHAnsi" w:eastAsiaTheme="minorHAnsi" w:hAnsiTheme="minorHAnsi" w:cstheme="minorBidi"/>
              <w:b w:val="0"/>
              <w:bCs w:val="0"/>
              <w:color w:val="000000"/>
              <w:sz w:val="22"/>
              <w:szCs w:val="22"/>
            </w:rPr>
          </w:rPrChange>
        </w:rPr>
        <w:pPrChange w:id="242" w:author="Adrien Adrien" w:date="2016-03-15T12:53:00Z">
          <w:pPr>
            <w:pStyle w:val="Titre2"/>
            <w:numPr>
              <w:ilvl w:val="1"/>
              <w:numId w:val="37"/>
            </w:numPr>
            <w:ind w:left="432" w:hanging="360"/>
          </w:pPr>
        </w:pPrChange>
      </w:pPr>
      <w:ins w:id="243" w:author="Adrien Adrien" w:date="2016-03-15T12:53:00Z">
        <w:r w:rsidRPr="009F572A">
          <w:rPr>
            <w:rFonts w:ascii="Times New Roman" w:hAnsi="Times New Roman" w:cs="Times New Roman"/>
            <w:b/>
            <w:rPrChange w:id="244" w:author="Adrien Adrien" w:date="2016-03-15T12:53:00Z">
              <w:rPr>
                <w:rFonts w:ascii="Times New Roman" w:hAnsi="Times New Roman" w:cs="Times New Roman"/>
                <w:b w:val="0"/>
                <w:bCs w:val="0"/>
              </w:rPr>
            </w:rPrChange>
          </w:rPr>
          <w:t xml:space="preserve">Tout le design est susceptible de changer au cours du projet. </w:t>
        </w:r>
      </w:ins>
    </w:p>
    <w:p w14:paraId="7B79A83C" w14:textId="77777777" w:rsidR="006E0DB7" w:rsidRDefault="006E0DB7">
      <w:pPr>
        <w:rPr>
          <w:ins w:id="245" w:author="Adrien Adrien" w:date="2016-03-15T12:12:00Z"/>
          <w:rStyle w:val="apple-style-span"/>
          <w:b/>
          <w:bCs/>
          <w:color w:val="000000"/>
        </w:rPr>
        <w:pPrChange w:id="246" w:author="Adrien Adrien" w:date="2016-03-15T12:10:00Z">
          <w:pPr>
            <w:pStyle w:val="Titre2"/>
            <w:numPr>
              <w:ilvl w:val="1"/>
              <w:numId w:val="37"/>
            </w:numPr>
            <w:ind w:left="432" w:hanging="360"/>
          </w:pPr>
        </w:pPrChange>
      </w:pPr>
    </w:p>
    <w:p w14:paraId="75D7829A" w14:textId="05DEAF59" w:rsidR="006E0DB7" w:rsidRDefault="006E0DB7">
      <w:pPr>
        <w:pStyle w:val="Titre2"/>
        <w:numPr>
          <w:ilvl w:val="1"/>
          <w:numId w:val="10"/>
        </w:numPr>
        <w:rPr>
          <w:ins w:id="247" w:author="Adrien Adrien" w:date="2016-03-15T12:15:00Z"/>
          <w:rStyle w:val="Titre3Car"/>
          <w:b/>
          <w:bCs/>
        </w:rPr>
        <w:pPrChange w:id="248" w:author="Adrien Adrien" w:date="2016-03-15T12:14:00Z">
          <w:pPr>
            <w:pStyle w:val="Titre2"/>
            <w:numPr>
              <w:ilvl w:val="1"/>
              <w:numId w:val="38"/>
            </w:numPr>
            <w:ind w:left="432" w:hanging="360"/>
          </w:pPr>
        </w:pPrChange>
      </w:pPr>
      <w:bookmarkStart w:id="249" w:name="_Toc445811036"/>
      <w:ins w:id="250" w:author="Adrien Adrien" w:date="2016-03-15T12:14:00Z">
        <w:r>
          <w:rPr>
            <w:rStyle w:val="Titre3Car"/>
            <w:b/>
            <w:bCs/>
          </w:rPr>
          <w:t xml:space="preserve">Plateforme </w:t>
        </w:r>
      </w:ins>
      <w:ins w:id="251" w:author="Adrien Adrien" w:date="2016-03-15T12:15:00Z">
        <w:r>
          <w:rPr>
            <w:rStyle w:val="Titre3Car"/>
            <w:b/>
            <w:bCs/>
          </w:rPr>
          <w:t>de développement</w:t>
        </w:r>
        <w:bookmarkEnd w:id="249"/>
      </w:ins>
    </w:p>
    <w:p w14:paraId="17534D86" w14:textId="77777777" w:rsidR="008F717A" w:rsidRPr="008D0AB2" w:rsidRDefault="008F717A">
      <w:pPr>
        <w:jc w:val="both"/>
        <w:rPr>
          <w:ins w:id="252" w:author="Adrien Adrien" w:date="2016-03-15T12:16:00Z"/>
          <w:rFonts w:ascii="Times New Roman" w:hAnsi="Times New Roman" w:cs="Times New Roman"/>
          <w:rPrChange w:id="253" w:author="Adrien Adrien" w:date="2016-03-15T12:37:00Z">
            <w:rPr>
              <w:ins w:id="254" w:author="Adrien Adrien" w:date="2016-03-15T12:16:00Z"/>
              <w:rFonts w:ascii="Times New Roman" w:eastAsia="Times New Roman" w:hAnsi="Times New Roman" w:cs="Times New Roman"/>
              <w:sz w:val="24"/>
              <w:szCs w:val="24"/>
              <w:lang w:eastAsia="fr-FR"/>
            </w:rPr>
          </w:rPrChange>
        </w:rPr>
        <w:pPrChange w:id="255" w:author="Adrien Adrien" w:date="2016-03-15T12:37:00Z">
          <w:pPr>
            <w:spacing w:before="100" w:beforeAutospacing="1" w:after="100" w:afterAutospacing="1" w:line="240" w:lineRule="auto"/>
          </w:pPr>
        </w:pPrChange>
      </w:pPr>
      <w:proofErr w:type="spellStart"/>
      <w:ins w:id="256" w:author="Adrien Adrien" w:date="2016-03-15T12:16:00Z">
        <w:r w:rsidRPr="008D0AB2">
          <w:rPr>
            <w:rFonts w:ascii="Times New Roman" w:hAnsi="Times New Roman" w:cs="Times New Roman"/>
            <w:rPrChange w:id="257" w:author="Adrien Adrien" w:date="2016-03-15T12:37:00Z">
              <w:rPr>
                <w:rFonts w:ascii="Times New Roman" w:eastAsia="Times New Roman" w:hAnsi="Times New Roman" w:cs="Times New Roman"/>
                <w:sz w:val="24"/>
                <w:szCs w:val="24"/>
                <w:lang w:eastAsia="fr-FR"/>
              </w:rPr>
            </w:rPrChange>
          </w:rPr>
          <w:t>EasyPHP</w:t>
        </w:r>
        <w:proofErr w:type="spellEnd"/>
        <w:r w:rsidRPr="008D0AB2">
          <w:rPr>
            <w:rFonts w:ascii="Times New Roman" w:hAnsi="Times New Roman" w:cs="Times New Roman"/>
            <w:rPrChange w:id="258" w:author="Adrien Adrien" w:date="2016-03-15T12:37:00Z">
              <w:rPr>
                <w:rFonts w:ascii="Times New Roman" w:eastAsia="Times New Roman" w:hAnsi="Times New Roman" w:cs="Times New Roman"/>
                <w:sz w:val="24"/>
                <w:szCs w:val="24"/>
                <w:lang w:eastAsia="fr-FR"/>
              </w:rPr>
            </w:rPrChange>
          </w:rPr>
          <w:t xml:space="preserve"> a servi de plate-forme de développement pour notre site de réservation de salle. C'est un logiciel simple et gratuit qui a pour ambition de simplifier l’approche du monde du développement de site Internet dynamique. Il s'agit en fait d'une plateforme de développement Web, permettant de faire fonctionner localement (sans se connecter à un serveur externe) des scripts PHP. </w:t>
        </w:r>
        <w:proofErr w:type="spellStart"/>
        <w:r w:rsidRPr="008D0AB2">
          <w:rPr>
            <w:rFonts w:ascii="Times New Roman" w:hAnsi="Times New Roman" w:cs="Times New Roman"/>
            <w:rPrChange w:id="259" w:author="Adrien Adrien" w:date="2016-03-15T12:37:00Z">
              <w:rPr>
                <w:rFonts w:ascii="Times New Roman" w:eastAsia="Times New Roman" w:hAnsi="Times New Roman" w:cs="Times New Roman"/>
                <w:sz w:val="24"/>
                <w:szCs w:val="24"/>
                <w:lang w:eastAsia="fr-FR"/>
              </w:rPr>
            </w:rPrChange>
          </w:rPr>
          <w:t>EasyPHP</w:t>
        </w:r>
        <w:proofErr w:type="spellEnd"/>
        <w:r w:rsidRPr="008D0AB2">
          <w:rPr>
            <w:rFonts w:ascii="Times New Roman" w:hAnsi="Times New Roman" w:cs="Times New Roman"/>
            <w:rPrChange w:id="260" w:author="Adrien Adrien" w:date="2016-03-15T12:37:00Z">
              <w:rPr>
                <w:rFonts w:ascii="Times New Roman" w:eastAsia="Times New Roman" w:hAnsi="Times New Roman" w:cs="Times New Roman"/>
                <w:sz w:val="24"/>
                <w:szCs w:val="24"/>
                <w:lang w:eastAsia="fr-FR"/>
              </w:rPr>
            </w:rPrChange>
          </w:rPr>
          <w:t xml:space="preserve"> n'est pas en soi un logiciel, mais un environnement comprenant deux serveurs (un serveur web Apache et un serveur de bases de données MySQL), un interpréteur de script (PHP), ainsi qu'une administration SQL </w:t>
        </w:r>
        <w:proofErr w:type="spellStart"/>
        <w:r w:rsidRPr="008D0AB2">
          <w:rPr>
            <w:rFonts w:ascii="Times New Roman" w:hAnsi="Times New Roman" w:cs="Times New Roman"/>
            <w:rPrChange w:id="261" w:author="Adrien Adrien" w:date="2016-03-15T12:37:00Z">
              <w:rPr>
                <w:rFonts w:ascii="Times New Roman" w:eastAsia="Times New Roman" w:hAnsi="Times New Roman" w:cs="Times New Roman"/>
                <w:sz w:val="24"/>
                <w:szCs w:val="24"/>
                <w:lang w:eastAsia="fr-FR"/>
              </w:rPr>
            </w:rPrChange>
          </w:rPr>
          <w:t>phpMyAdmin</w:t>
        </w:r>
        <w:proofErr w:type="spellEnd"/>
        <w:r w:rsidRPr="008D0AB2">
          <w:rPr>
            <w:rFonts w:ascii="Times New Roman" w:hAnsi="Times New Roman" w:cs="Times New Roman"/>
            <w:rPrChange w:id="262" w:author="Adrien Adrien" w:date="2016-03-15T12:37:00Z">
              <w:rPr>
                <w:rFonts w:ascii="Times New Roman" w:eastAsia="Times New Roman" w:hAnsi="Times New Roman" w:cs="Times New Roman"/>
                <w:sz w:val="24"/>
                <w:szCs w:val="24"/>
                <w:lang w:eastAsia="fr-FR"/>
              </w:rPr>
            </w:rPrChange>
          </w:rPr>
          <w:t xml:space="preserve">. Il dispose d'une interface d'administration permettant de gérer les alias (dossiers virtuels disponibles sous Apache), et le démarrage/arrêt des serveurs. Il permet donc d'installer en une seule fois tout le nécessaire au développement local du PHP. Par défaut, le serveur Apache crée un nom de domaine virtuel (en local) 127.0.0.1 ou </w:t>
        </w:r>
        <w:proofErr w:type="spellStart"/>
        <w:r w:rsidRPr="008D0AB2">
          <w:rPr>
            <w:rFonts w:ascii="Times New Roman" w:hAnsi="Times New Roman" w:cs="Times New Roman"/>
            <w:rPrChange w:id="263" w:author="Adrien Adrien" w:date="2016-03-15T12:37:00Z">
              <w:rPr>
                <w:rFonts w:ascii="Times New Roman" w:eastAsia="Times New Roman" w:hAnsi="Times New Roman" w:cs="Times New Roman"/>
                <w:sz w:val="24"/>
                <w:szCs w:val="24"/>
                <w:lang w:eastAsia="fr-FR"/>
              </w:rPr>
            </w:rPrChange>
          </w:rPr>
          <w:t>localhost</w:t>
        </w:r>
        <w:proofErr w:type="spellEnd"/>
        <w:r w:rsidRPr="008D0AB2">
          <w:rPr>
            <w:rFonts w:ascii="Times New Roman" w:hAnsi="Times New Roman" w:cs="Times New Roman"/>
            <w:rPrChange w:id="264" w:author="Adrien Adrien" w:date="2016-03-15T12:37:00Z">
              <w:rPr>
                <w:rFonts w:ascii="Times New Roman" w:eastAsia="Times New Roman" w:hAnsi="Times New Roman" w:cs="Times New Roman"/>
                <w:sz w:val="24"/>
                <w:szCs w:val="24"/>
                <w:lang w:eastAsia="fr-FR"/>
              </w:rPr>
            </w:rPrChange>
          </w:rPr>
          <w:t>. Ainsi, quand on choisit « Web local » dans le menu d'</w:t>
        </w:r>
        <w:proofErr w:type="spellStart"/>
        <w:r w:rsidRPr="008D0AB2">
          <w:rPr>
            <w:rFonts w:ascii="Times New Roman" w:hAnsi="Times New Roman" w:cs="Times New Roman"/>
            <w:rPrChange w:id="265" w:author="Adrien Adrien" w:date="2016-03-15T12:37:00Z">
              <w:rPr>
                <w:rFonts w:ascii="Times New Roman" w:eastAsia="Times New Roman" w:hAnsi="Times New Roman" w:cs="Times New Roman"/>
                <w:sz w:val="24"/>
                <w:szCs w:val="24"/>
                <w:lang w:eastAsia="fr-FR"/>
              </w:rPr>
            </w:rPrChange>
          </w:rPr>
          <w:t>EasyPHP</w:t>
        </w:r>
        <w:proofErr w:type="spellEnd"/>
        <w:r w:rsidRPr="008D0AB2">
          <w:rPr>
            <w:rFonts w:ascii="Times New Roman" w:hAnsi="Times New Roman" w:cs="Times New Roman"/>
            <w:rPrChange w:id="266" w:author="Adrien Adrien" w:date="2016-03-15T12:37:00Z">
              <w:rPr>
                <w:rFonts w:ascii="Times New Roman" w:eastAsia="Times New Roman" w:hAnsi="Times New Roman" w:cs="Times New Roman"/>
                <w:sz w:val="24"/>
                <w:szCs w:val="24"/>
                <w:lang w:eastAsia="fr-FR"/>
              </w:rPr>
            </w:rPrChange>
          </w:rPr>
          <w:t xml:space="preserve">, le navigateur s'ouvre sur cette URL et affiche la page </w:t>
        </w:r>
        <w:proofErr w:type="spellStart"/>
        <w:r w:rsidRPr="008D0AB2">
          <w:rPr>
            <w:rFonts w:ascii="Times New Roman" w:hAnsi="Times New Roman" w:cs="Times New Roman"/>
            <w:rPrChange w:id="267" w:author="Adrien Adrien" w:date="2016-03-15T12:37:00Z">
              <w:rPr>
                <w:rFonts w:ascii="Times New Roman" w:eastAsia="Times New Roman" w:hAnsi="Times New Roman" w:cs="Times New Roman"/>
                <w:sz w:val="24"/>
                <w:szCs w:val="24"/>
                <w:lang w:eastAsia="fr-FR"/>
              </w:rPr>
            </w:rPrChange>
          </w:rPr>
          <w:t>index.php</w:t>
        </w:r>
        <w:proofErr w:type="spellEnd"/>
        <w:r w:rsidRPr="008D0AB2">
          <w:rPr>
            <w:rFonts w:ascii="Times New Roman" w:hAnsi="Times New Roman" w:cs="Times New Roman"/>
            <w:rPrChange w:id="268" w:author="Adrien Adrien" w:date="2016-03-15T12:37:00Z">
              <w:rPr>
                <w:rFonts w:ascii="Times New Roman" w:eastAsia="Times New Roman" w:hAnsi="Times New Roman" w:cs="Times New Roman"/>
                <w:sz w:val="24"/>
                <w:szCs w:val="24"/>
                <w:lang w:eastAsia="fr-FR"/>
              </w:rPr>
            </w:rPrChange>
          </w:rPr>
          <w:t xml:space="preserve"> de ce site qui correspond en fait au contenu du dossier www d'</w:t>
        </w:r>
        <w:proofErr w:type="spellStart"/>
        <w:r w:rsidRPr="008D0AB2">
          <w:rPr>
            <w:rFonts w:ascii="Times New Roman" w:hAnsi="Times New Roman" w:cs="Times New Roman"/>
            <w:rPrChange w:id="269" w:author="Adrien Adrien" w:date="2016-03-15T12:37:00Z">
              <w:rPr>
                <w:rFonts w:ascii="Times New Roman" w:eastAsia="Times New Roman" w:hAnsi="Times New Roman" w:cs="Times New Roman"/>
                <w:sz w:val="24"/>
                <w:szCs w:val="24"/>
                <w:lang w:eastAsia="fr-FR"/>
              </w:rPr>
            </w:rPrChange>
          </w:rPr>
          <w:t>EasyPHP</w:t>
        </w:r>
        <w:proofErr w:type="spellEnd"/>
        <w:r w:rsidRPr="008D0AB2">
          <w:rPr>
            <w:rFonts w:ascii="Times New Roman" w:hAnsi="Times New Roman" w:cs="Times New Roman"/>
            <w:rPrChange w:id="270" w:author="Adrien Adrien" w:date="2016-03-15T12:37:00Z">
              <w:rPr>
                <w:rFonts w:ascii="Times New Roman" w:eastAsia="Times New Roman" w:hAnsi="Times New Roman" w:cs="Times New Roman"/>
                <w:sz w:val="24"/>
                <w:szCs w:val="24"/>
                <w:lang w:eastAsia="fr-FR"/>
              </w:rPr>
            </w:rPrChange>
          </w:rPr>
          <w:t>.</w:t>
        </w:r>
        <w:r w:rsidRPr="008D0AB2">
          <w:rPr>
            <w:rFonts w:ascii="Times New Roman" w:hAnsi="Times New Roman" w:cs="Times New Roman"/>
            <w:rPrChange w:id="271" w:author="Adrien Adrien" w:date="2016-03-15T12:37:00Z">
              <w:rPr>
                <w:rFonts w:ascii="Times New Roman" w:eastAsia="Times New Roman" w:hAnsi="Times New Roman" w:cs="Times New Roman"/>
                <w:sz w:val="24"/>
                <w:szCs w:val="24"/>
                <w:lang w:eastAsia="fr-FR"/>
              </w:rPr>
            </w:rPrChange>
          </w:rPr>
          <w:br/>
        </w:r>
        <w:r w:rsidRPr="008D0AB2">
          <w:rPr>
            <w:rFonts w:ascii="Times New Roman" w:hAnsi="Times New Roman" w:cs="Times New Roman"/>
            <w:rPrChange w:id="272" w:author="Adrien Adrien" w:date="2016-03-15T12:37:00Z">
              <w:rPr>
                <w:rFonts w:ascii="Times New Roman" w:eastAsia="Times New Roman" w:hAnsi="Times New Roman" w:cs="Times New Roman"/>
                <w:sz w:val="24"/>
                <w:szCs w:val="24"/>
                <w:lang w:eastAsia="fr-FR"/>
              </w:rPr>
            </w:rPrChange>
          </w:rPr>
          <w:br/>
        </w:r>
        <w:proofErr w:type="spellStart"/>
        <w:r w:rsidRPr="008D0AB2">
          <w:rPr>
            <w:rFonts w:ascii="Times New Roman" w:hAnsi="Times New Roman" w:cs="Times New Roman"/>
            <w:rPrChange w:id="273" w:author="Adrien Adrien" w:date="2016-03-15T12:37:00Z">
              <w:rPr>
                <w:rFonts w:ascii="Times New Roman" w:eastAsia="Times New Roman" w:hAnsi="Times New Roman" w:cs="Times New Roman"/>
                <w:sz w:val="24"/>
                <w:szCs w:val="24"/>
                <w:lang w:eastAsia="fr-FR"/>
              </w:rPr>
            </w:rPrChange>
          </w:rPr>
          <w:t>EasyPHP</w:t>
        </w:r>
        <w:proofErr w:type="spellEnd"/>
        <w:r w:rsidRPr="008D0AB2">
          <w:rPr>
            <w:rFonts w:ascii="Times New Roman" w:hAnsi="Times New Roman" w:cs="Times New Roman"/>
            <w:rPrChange w:id="274" w:author="Adrien Adrien" w:date="2016-03-15T12:37:00Z">
              <w:rPr>
                <w:rFonts w:ascii="Times New Roman" w:eastAsia="Times New Roman" w:hAnsi="Times New Roman" w:cs="Times New Roman"/>
                <w:sz w:val="24"/>
                <w:szCs w:val="24"/>
                <w:lang w:eastAsia="fr-FR"/>
              </w:rPr>
            </w:rPrChange>
          </w:rPr>
          <w:t xml:space="preserve"> a été retenu en tant que plate-forme de développement de notre site de réservation de salle car il réunit tous les logiciels libres utiles pour créer un univers de travail prêt à l’emploi pour pouvoir développer des sites en PHP avec MySQL.</w:t>
        </w:r>
      </w:ins>
    </w:p>
    <w:p w14:paraId="27EFC85D" w14:textId="37DB8FE2" w:rsidR="008D0AB2" w:rsidRDefault="008F717A">
      <w:pPr>
        <w:jc w:val="both"/>
        <w:rPr>
          <w:ins w:id="275" w:author="Adrien Adrien" w:date="2016-03-15T12:38:00Z"/>
          <w:rFonts w:ascii="Times New Roman" w:hAnsi="Times New Roman" w:cs="Times New Roman"/>
        </w:rPr>
        <w:pPrChange w:id="276" w:author="Adrien Adrien" w:date="2016-03-15T12:38:00Z">
          <w:pPr>
            <w:numPr>
              <w:numId w:val="39"/>
            </w:numPr>
            <w:tabs>
              <w:tab w:val="num" w:pos="720"/>
            </w:tabs>
            <w:spacing w:before="100" w:beforeAutospacing="1" w:after="100" w:afterAutospacing="1" w:line="240" w:lineRule="auto"/>
            <w:ind w:left="720" w:hanging="360"/>
          </w:pPr>
        </w:pPrChange>
      </w:pPr>
      <w:ins w:id="277" w:author="Adrien Adrien" w:date="2016-03-15T12:16:00Z">
        <w:r w:rsidRPr="008D0AB2">
          <w:rPr>
            <w:rFonts w:ascii="Times New Roman" w:hAnsi="Times New Roman" w:cs="Times New Roman"/>
            <w:rPrChange w:id="278" w:author="Adrien Adrien" w:date="2016-03-15T12:37:00Z">
              <w:rPr>
                <w:rFonts w:ascii="Times New Roman" w:eastAsia="Times New Roman" w:hAnsi="Times New Roman" w:cs="Times New Roman"/>
                <w:sz w:val="24"/>
                <w:szCs w:val="24"/>
                <w:lang w:eastAsia="fr-FR"/>
              </w:rPr>
            </w:rPrChange>
          </w:rPr>
          <w:lastRenderedPageBreak/>
          <w:t xml:space="preserve">Chose la plus importante, </w:t>
        </w:r>
        <w:proofErr w:type="spellStart"/>
        <w:r w:rsidRPr="008D0AB2">
          <w:rPr>
            <w:rFonts w:ascii="Times New Roman" w:hAnsi="Times New Roman" w:cs="Times New Roman"/>
            <w:rPrChange w:id="279" w:author="Adrien Adrien" w:date="2016-03-15T12:37:00Z">
              <w:rPr>
                <w:rFonts w:ascii="Times New Roman" w:eastAsia="Times New Roman" w:hAnsi="Times New Roman" w:cs="Times New Roman"/>
                <w:sz w:val="24"/>
                <w:szCs w:val="24"/>
                <w:lang w:eastAsia="fr-FR"/>
              </w:rPr>
            </w:rPrChange>
          </w:rPr>
          <w:t>EasyPHP</w:t>
        </w:r>
        <w:proofErr w:type="spellEnd"/>
        <w:r w:rsidRPr="008D0AB2">
          <w:rPr>
            <w:rFonts w:ascii="Times New Roman" w:hAnsi="Times New Roman" w:cs="Times New Roman"/>
            <w:rPrChange w:id="280" w:author="Adrien Adrien" w:date="2016-03-15T12:37:00Z">
              <w:rPr>
                <w:rFonts w:ascii="Times New Roman" w:eastAsia="Times New Roman" w:hAnsi="Times New Roman" w:cs="Times New Roman"/>
                <w:sz w:val="24"/>
                <w:szCs w:val="24"/>
                <w:lang w:eastAsia="fr-FR"/>
              </w:rPr>
            </w:rPrChange>
          </w:rPr>
          <w:t xml:space="preserve"> propose le téléchargement en une fois et l'installation en un assistant des trois programmes précédemment cités, Apache, PHP et MySQL. Cela permet d'installer automatiquement ceux-ci, en se libérant des problèmes liés à la configuration manuelle qui est souvent nécessaire lors</w:t>
        </w:r>
        <w:r w:rsidR="008D0AB2" w:rsidRPr="008D0AB2">
          <w:rPr>
            <w:rFonts w:ascii="Times New Roman" w:hAnsi="Times New Roman" w:cs="Times New Roman"/>
            <w:rPrChange w:id="281" w:author="Adrien Adrien" w:date="2016-03-15T12:37:00Z">
              <w:rPr>
                <w:rFonts w:ascii="Times New Roman" w:eastAsia="Times New Roman" w:hAnsi="Times New Roman" w:cs="Times New Roman"/>
                <w:sz w:val="24"/>
                <w:szCs w:val="24"/>
                <w:lang w:eastAsia="fr-FR"/>
              </w:rPr>
            </w:rPrChange>
          </w:rPr>
          <w:t>qu'on les installe séparément.</w:t>
        </w:r>
      </w:ins>
    </w:p>
    <w:p w14:paraId="3B56FC41" w14:textId="5E5193A0" w:rsidR="005E15E1" w:rsidRDefault="008D0AB2">
      <w:pPr>
        <w:jc w:val="both"/>
        <w:rPr>
          <w:ins w:id="282" w:author="Adrien Adrien" w:date="2016-03-15T12:47:00Z"/>
        </w:rPr>
        <w:pPrChange w:id="283" w:author="Adrien Adrien" w:date="2016-03-15T12:38:00Z">
          <w:pPr>
            <w:numPr>
              <w:numId w:val="39"/>
            </w:numPr>
            <w:tabs>
              <w:tab w:val="num" w:pos="720"/>
            </w:tabs>
            <w:spacing w:before="100" w:beforeAutospacing="1" w:after="100" w:afterAutospacing="1" w:line="240" w:lineRule="auto"/>
            <w:ind w:left="720" w:hanging="360"/>
          </w:pPr>
        </w:pPrChange>
      </w:pPr>
      <w:ins w:id="284" w:author="Adrien Adrien" w:date="2016-03-15T12:38:00Z">
        <w:r>
          <w:rPr>
            <w:rFonts w:ascii="Times New Roman" w:hAnsi="Times New Roman" w:cs="Times New Roman"/>
          </w:rPr>
          <w:t xml:space="preserve">Un </w:t>
        </w:r>
        <w:proofErr w:type="spellStart"/>
        <w:r>
          <w:rPr>
            <w:rFonts w:ascii="Times New Roman" w:hAnsi="Times New Roman" w:cs="Times New Roman"/>
          </w:rPr>
          <w:t>framework</w:t>
        </w:r>
        <w:proofErr w:type="spellEnd"/>
        <w:r>
          <w:rPr>
            <w:rFonts w:ascii="Times New Roman" w:hAnsi="Times New Roman" w:cs="Times New Roman"/>
          </w:rPr>
          <w:t xml:space="preserve"> web sera sûrement util</w:t>
        </w:r>
        <w:r w:rsidR="005E15E1">
          <w:rPr>
            <w:rFonts w:ascii="Times New Roman" w:hAnsi="Times New Roman" w:cs="Times New Roman"/>
          </w:rPr>
          <w:t xml:space="preserve">isé pour la </w:t>
        </w:r>
        <w:proofErr w:type="spellStart"/>
        <w:r w:rsidR="005E15E1">
          <w:rPr>
            <w:rFonts w:ascii="Times New Roman" w:hAnsi="Times New Roman" w:cs="Times New Roman"/>
          </w:rPr>
          <w:t>comception</w:t>
        </w:r>
        <w:proofErr w:type="spellEnd"/>
        <w:r w:rsidR="005E15E1">
          <w:rPr>
            <w:rFonts w:ascii="Times New Roman" w:hAnsi="Times New Roman" w:cs="Times New Roman"/>
          </w:rPr>
          <w:t xml:space="preserve"> du site. Etant </w:t>
        </w:r>
      </w:ins>
      <w:ins w:id="285" w:author="Adrien Adrien" w:date="2016-03-15T12:39:00Z">
        <w:r w:rsidR="005E15E1">
          <w:rPr>
            <w:rFonts w:ascii="Times New Roman" w:hAnsi="Times New Roman" w:cs="Times New Roman"/>
          </w:rPr>
          <w:t>déjà</w:t>
        </w:r>
      </w:ins>
      <w:ins w:id="286" w:author="Adrien Adrien" w:date="2016-03-15T12:38:00Z">
        <w:r w:rsidR="005E15E1">
          <w:rPr>
            <w:rFonts w:ascii="Times New Roman" w:hAnsi="Times New Roman" w:cs="Times New Roman"/>
          </w:rPr>
          <w:t xml:space="preserve"> </w:t>
        </w:r>
      </w:ins>
      <w:proofErr w:type="spellStart"/>
      <w:ins w:id="287" w:author="Adrien Adrien" w:date="2016-03-15T12:39:00Z">
        <w:r w:rsidR="005E15E1">
          <w:rPr>
            <w:rFonts w:ascii="Times New Roman" w:hAnsi="Times New Roman" w:cs="Times New Roman"/>
          </w:rPr>
          <w:t>familé</w:t>
        </w:r>
        <w:proofErr w:type="spellEnd"/>
        <w:r w:rsidR="005E15E1">
          <w:rPr>
            <w:rFonts w:ascii="Times New Roman" w:hAnsi="Times New Roman" w:cs="Times New Roman"/>
          </w:rPr>
          <w:t xml:space="preserve"> de </w:t>
        </w:r>
        <w:proofErr w:type="spellStart"/>
        <w:r w:rsidR="005E15E1">
          <w:rPr>
            <w:rFonts w:ascii="Times New Roman" w:hAnsi="Times New Roman" w:cs="Times New Roman"/>
          </w:rPr>
          <w:t>bootstrap</w:t>
        </w:r>
        <w:proofErr w:type="spellEnd"/>
        <w:r w:rsidR="005E15E1">
          <w:rPr>
            <w:rFonts w:ascii="Times New Roman" w:hAnsi="Times New Roman" w:cs="Times New Roman"/>
          </w:rPr>
          <w:t xml:space="preserve">, ce dernier sera </w:t>
        </w:r>
        <w:proofErr w:type="spellStart"/>
        <w:r w:rsidR="005E15E1">
          <w:rPr>
            <w:rFonts w:ascii="Times New Roman" w:hAnsi="Times New Roman" w:cs="Times New Roman"/>
          </w:rPr>
          <w:t>priviligié</w:t>
        </w:r>
        <w:proofErr w:type="spellEnd"/>
        <w:r w:rsidR="005E15E1">
          <w:rPr>
            <w:rFonts w:ascii="Times New Roman" w:hAnsi="Times New Roman" w:cs="Times New Roman"/>
          </w:rPr>
          <w:t>.</w:t>
        </w:r>
      </w:ins>
      <w:ins w:id="288" w:author="Adrien Adrien" w:date="2016-03-15T12:46:00Z">
        <w:r w:rsidR="005E15E1">
          <w:rPr>
            <w:rFonts w:ascii="Times New Roman" w:hAnsi="Times New Roman" w:cs="Times New Roman"/>
          </w:rPr>
          <w:br/>
        </w:r>
        <w:proofErr w:type="spellStart"/>
        <w:r w:rsidR="005E15E1">
          <w:t>Bootstrap</w:t>
        </w:r>
        <w:proofErr w:type="spellEnd"/>
        <w:r w:rsidR="005E15E1">
          <w:t xml:space="preserve"> est un </w:t>
        </w:r>
        <w:proofErr w:type="spellStart"/>
        <w:r w:rsidR="005E15E1">
          <w:t>framework</w:t>
        </w:r>
        <w:proofErr w:type="spellEnd"/>
        <w:r w:rsidR="005E15E1">
          <w:t xml:space="preserve"> CSS, mais pas seulement, puisqu'il embarque également des composants HTML et JavaScript. Il comporte un système de grille simple et efficace pour mettre en ordre l'aspect visuel d'une page web. Il apporte du style pour les boutons, les formulaires, la navigation… Il permet ainsi de concevoir un site web rapidement et avec peu de lignes de code ajoutées. (</w:t>
        </w:r>
        <w:proofErr w:type="spellStart"/>
        <w:r w:rsidR="005E15E1">
          <w:t>cf</w:t>
        </w:r>
        <w:proofErr w:type="spellEnd"/>
        <w:r w:rsidR="005E15E1">
          <w:t> </w:t>
        </w:r>
        <w:proofErr w:type="spellStart"/>
        <w:r w:rsidR="005E15E1">
          <w:t>openclassroom</w:t>
        </w:r>
        <w:proofErr w:type="spellEnd"/>
        <w:r w:rsidR="005E15E1">
          <w:t>)</w:t>
        </w:r>
      </w:ins>
    </w:p>
    <w:p w14:paraId="7A993C03" w14:textId="4C33ACB1" w:rsidR="005E15E1" w:rsidRDefault="005E15E1">
      <w:pPr>
        <w:jc w:val="both"/>
        <w:rPr>
          <w:ins w:id="289" w:author="Adrien Adrien" w:date="2016-03-15T12:49:00Z"/>
        </w:rPr>
        <w:pPrChange w:id="290" w:author="Adrien Adrien" w:date="2016-03-15T12:38:00Z">
          <w:pPr>
            <w:numPr>
              <w:numId w:val="39"/>
            </w:numPr>
            <w:tabs>
              <w:tab w:val="num" w:pos="720"/>
            </w:tabs>
            <w:spacing w:before="100" w:beforeAutospacing="1" w:after="100" w:afterAutospacing="1" w:line="240" w:lineRule="auto"/>
            <w:ind w:left="720" w:hanging="360"/>
          </w:pPr>
        </w:pPrChange>
      </w:pPr>
      <w:ins w:id="291" w:author="Adrien Adrien" w:date="2016-03-15T12:47:00Z">
        <w:r>
          <w:t>Pour la réalisation des contraintes dans le formulaire par exemple</w:t>
        </w:r>
      </w:ins>
      <w:ins w:id="292" w:author="Adrien Adrien" w:date="2016-03-15T12:48:00Z">
        <w:r>
          <w:t xml:space="preserve">, on utilisera </w:t>
        </w:r>
        <w:proofErr w:type="spellStart"/>
        <w:r>
          <w:t>javascript</w:t>
        </w:r>
        <w:proofErr w:type="spellEnd"/>
        <w:r>
          <w:t>.</w:t>
        </w:r>
        <w:r>
          <w:br/>
        </w:r>
        <w:r w:rsidRPr="005E15E1">
          <w:rPr>
            <w:rPrChange w:id="293" w:author="Adrien Adrien" w:date="2016-03-15T12:48:00Z">
              <w:rPr>
                <w:b/>
                <w:bCs/>
              </w:rPr>
            </w:rPrChange>
          </w:rPr>
          <w:t>JavaScript</w:t>
        </w:r>
        <w:r>
          <w:t xml:space="preserve"> est un </w:t>
        </w:r>
        <w:r>
          <w:fldChar w:fldCharType="begin"/>
        </w:r>
        <w:r>
          <w:instrText xml:space="preserve"> HYPERLINK "https://fr.wikipedia.org/wiki/Langage_de_programmation" \o "Langage de programmation" </w:instrText>
        </w:r>
        <w:r>
          <w:fldChar w:fldCharType="separate"/>
        </w:r>
        <w:r w:rsidRPr="005E15E1">
          <w:rPr>
            <w:rPrChange w:id="294" w:author="Adrien Adrien" w:date="2016-03-15T12:48:00Z">
              <w:rPr>
                <w:rStyle w:val="Lienhypertexte"/>
              </w:rPr>
            </w:rPrChange>
          </w:rPr>
          <w:t>langage de programmation</w:t>
        </w:r>
        <w:r>
          <w:fldChar w:fldCharType="end"/>
        </w:r>
        <w:r>
          <w:t xml:space="preserve"> de </w:t>
        </w:r>
        <w:r>
          <w:fldChar w:fldCharType="begin"/>
        </w:r>
        <w:r>
          <w:instrText xml:space="preserve"> HYPERLINK "https://fr.wikipedia.org/wiki/Langage_de_script" \o "Langage de script" </w:instrText>
        </w:r>
        <w:r>
          <w:fldChar w:fldCharType="separate"/>
        </w:r>
        <w:r w:rsidRPr="005E15E1">
          <w:rPr>
            <w:rPrChange w:id="295" w:author="Adrien Adrien" w:date="2016-03-15T12:48:00Z">
              <w:rPr>
                <w:rStyle w:val="Lienhypertexte"/>
              </w:rPr>
            </w:rPrChange>
          </w:rPr>
          <w:t>scripts</w:t>
        </w:r>
        <w:r>
          <w:fldChar w:fldCharType="end"/>
        </w:r>
        <w:r>
          <w:t xml:space="preserve"> principalement employé dans les </w:t>
        </w:r>
        <w:r>
          <w:fldChar w:fldCharType="begin"/>
        </w:r>
        <w:r>
          <w:instrText xml:space="preserve"> HYPERLINK "https://fr.wikipedia.org/wiki/Pages_web" \o "Pages web" </w:instrText>
        </w:r>
        <w:r>
          <w:fldChar w:fldCharType="separate"/>
        </w:r>
        <w:r w:rsidRPr="005E15E1">
          <w:rPr>
            <w:rPrChange w:id="296" w:author="Adrien Adrien" w:date="2016-03-15T12:48:00Z">
              <w:rPr>
                <w:rStyle w:val="Lienhypertexte"/>
              </w:rPr>
            </w:rPrChange>
          </w:rPr>
          <w:t>pages web</w:t>
        </w:r>
        <w:r>
          <w:fldChar w:fldCharType="end"/>
        </w:r>
        <w:r>
          <w:t xml:space="preserve"> interactives mais aussi pour les serveurs</w:t>
        </w:r>
        <w:r w:rsidRPr="005E15E1">
          <w:rPr>
            <w:rPrChange w:id="297" w:author="Adrien Adrien" w:date="2016-03-15T12:48:00Z">
              <w:rPr>
                <w:vertAlign w:val="superscript"/>
              </w:rPr>
            </w:rPrChange>
          </w:rPr>
          <w:fldChar w:fldCharType="begin"/>
        </w:r>
        <w:r w:rsidRPr="005E15E1">
          <w:rPr>
            <w:rPrChange w:id="298" w:author="Adrien Adrien" w:date="2016-03-15T12:48:00Z">
              <w:rPr>
                <w:vertAlign w:val="superscript"/>
              </w:rPr>
            </w:rPrChange>
          </w:rPr>
          <w:instrText xml:space="preserve"> HYPERLINK "https://fr.wikipedia.org/wiki/JavaScript" \l "cite_note-2" </w:instrText>
        </w:r>
        <w:r w:rsidRPr="005E15E1">
          <w:rPr>
            <w:rPrChange w:id="299" w:author="Adrien Adrien" w:date="2016-03-15T12:48:00Z">
              <w:rPr>
                <w:vertAlign w:val="superscript"/>
              </w:rPr>
            </w:rPrChange>
          </w:rPr>
          <w:fldChar w:fldCharType="separate"/>
        </w:r>
        <w:r w:rsidRPr="005E15E1">
          <w:rPr>
            <w:rPrChange w:id="300" w:author="Adrien Adrien" w:date="2016-03-15T12:48:00Z">
              <w:rPr>
                <w:rStyle w:val="Lienhypertexte"/>
                <w:vertAlign w:val="superscript"/>
              </w:rPr>
            </w:rPrChange>
          </w:rPr>
          <w:t>2</w:t>
        </w:r>
        <w:r w:rsidRPr="005E15E1">
          <w:rPr>
            <w:rPrChange w:id="301" w:author="Adrien Adrien" w:date="2016-03-15T12:48:00Z">
              <w:rPr>
                <w:vertAlign w:val="superscript"/>
              </w:rPr>
            </w:rPrChange>
          </w:rPr>
          <w:fldChar w:fldCharType="end"/>
        </w:r>
        <w:r>
          <w:t xml:space="preserve">. C’est un langage </w:t>
        </w:r>
        <w:r>
          <w:fldChar w:fldCharType="begin"/>
        </w:r>
        <w:r>
          <w:instrText xml:space="preserve"> HYPERLINK "https://fr.wikipedia.org/wiki/Programmation_orient%C3%A9e_objet" \o "Programmation orientée objet" </w:instrText>
        </w:r>
        <w:r>
          <w:fldChar w:fldCharType="separate"/>
        </w:r>
        <w:r w:rsidRPr="005E15E1">
          <w:rPr>
            <w:rPrChange w:id="302" w:author="Adrien Adrien" w:date="2016-03-15T12:48:00Z">
              <w:rPr>
                <w:rStyle w:val="Lienhypertexte"/>
              </w:rPr>
            </w:rPrChange>
          </w:rPr>
          <w:t>orienté objet</w:t>
        </w:r>
        <w:r>
          <w:fldChar w:fldCharType="end"/>
        </w:r>
        <w:r>
          <w:t xml:space="preserve"> à </w:t>
        </w:r>
        <w:r>
          <w:fldChar w:fldCharType="begin"/>
        </w:r>
        <w:r>
          <w:instrText xml:space="preserve"> HYPERLINK "https://fr.wikipedia.org/wiki/Programmation_orient%C3%A9e_prototype" \o "Programmation orientée prototype" </w:instrText>
        </w:r>
        <w:r>
          <w:fldChar w:fldCharType="separate"/>
        </w:r>
        <w:r w:rsidRPr="005E15E1">
          <w:rPr>
            <w:rPrChange w:id="303" w:author="Adrien Adrien" w:date="2016-03-15T12:48:00Z">
              <w:rPr>
                <w:rStyle w:val="Lienhypertexte"/>
              </w:rPr>
            </w:rPrChange>
          </w:rPr>
          <w:t>prototype</w:t>
        </w:r>
        <w:r>
          <w:fldChar w:fldCharType="end"/>
        </w:r>
        <w:r>
          <w:t xml:space="preserve">, c’est-à-dire que les bases du langage et ses principales interfaces sont fournies par des </w:t>
        </w:r>
        <w:r>
          <w:fldChar w:fldCharType="begin"/>
        </w:r>
        <w:r>
          <w:instrText xml:space="preserve"> HYPERLINK "https://fr.wikipedia.org/wiki/Objet_%28informatique%29" \o "Objet (informatique)" </w:instrText>
        </w:r>
        <w:r>
          <w:fldChar w:fldCharType="separate"/>
        </w:r>
        <w:r w:rsidRPr="005E15E1">
          <w:rPr>
            <w:rPrChange w:id="304" w:author="Adrien Adrien" w:date="2016-03-15T12:48:00Z">
              <w:rPr>
                <w:rStyle w:val="Lienhypertexte"/>
              </w:rPr>
            </w:rPrChange>
          </w:rPr>
          <w:t>objets</w:t>
        </w:r>
        <w:r>
          <w:fldChar w:fldCharType="end"/>
        </w:r>
        <w:r>
          <w:t xml:space="preserve"> qui ne sont pas des </w:t>
        </w:r>
        <w:r>
          <w:fldChar w:fldCharType="begin"/>
        </w:r>
        <w:r>
          <w:instrText xml:space="preserve"> HYPERLINK "https://fr.wikipedia.org/wiki/Instance_%28programmation%29" \o "Instance (programmation)" </w:instrText>
        </w:r>
        <w:r>
          <w:fldChar w:fldCharType="separate"/>
        </w:r>
        <w:r w:rsidRPr="005E15E1">
          <w:rPr>
            <w:rPrChange w:id="305" w:author="Adrien Adrien" w:date="2016-03-15T12:48:00Z">
              <w:rPr>
                <w:rStyle w:val="Lienhypertexte"/>
              </w:rPr>
            </w:rPrChange>
          </w:rPr>
          <w:t>instances</w:t>
        </w:r>
        <w:r>
          <w:fldChar w:fldCharType="end"/>
        </w:r>
        <w:r>
          <w:t xml:space="preserve"> de </w:t>
        </w:r>
        <w:r>
          <w:fldChar w:fldCharType="begin"/>
        </w:r>
        <w:r>
          <w:instrText xml:space="preserve"> HYPERLINK "https://fr.wikipedia.org/wiki/Classe_%28informatique%29" \o "Classe (informatique)" </w:instrText>
        </w:r>
        <w:r>
          <w:fldChar w:fldCharType="separate"/>
        </w:r>
        <w:r w:rsidRPr="005E15E1">
          <w:rPr>
            <w:rPrChange w:id="306" w:author="Adrien Adrien" w:date="2016-03-15T12:48:00Z">
              <w:rPr>
                <w:rStyle w:val="Lienhypertexte"/>
              </w:rPr>
            </w:rPrChange>
          </w:rPr>
          <w:t>classes</w:t>
        </w:r>
        <w:r>
          <w:fldChar w:fldCharType="end"/>
        </w:r>
        <w:r>
          <w:t xml:space="preserve">, mais qui sont chacun équipés de </w:t>
        </w:r>
        <w:r>
          <w:fldChar w:fldCharType="begin"/>
        </w:r>
        <w:r>
          <w:instrText xml:space="preserve"> HYPERLINK "https://fr.wikipedia.org/wiki/Constructeur_%28programmation_informatique%29" \o "Constructeur (programmation informatique)" </w:instrText>
        </w:r>
        <w:r>
          <w:fldChar w:fldCharType="separate"/>
        </w:r>
        <w:r w:rsidRPr="005E15E1">
          <w:rPr>
            <w:rPrChange w:id="307" w:author="Adrien Adrien" w:date="2016-03-15T12:48:00Z">
              <w:rPr>
                <w:rStyle w:val="Lienhypertexte"/>
              </w:rPr>
            </w:rPrChange>
          </w:rPr>
          <w:t>constructeurs</w:t>
        </w:r>
        <w:r>
          <w:fldChar w:fldCharType="end"/>
        </w:r>
        <w:r>
          <w:t xml:space="preserve"> permettant de créer leurs propriétés, et notamment une propriété de prototypage qui permet d’en créer des objets </w:t>
        </w:r>
        <w:r>
          <w:fldChar w:fldCharType="begin"/>
        </w:r>
        <w:r>
          <w:instrText xml:space="preserve"> HYPERLINK "https://fr.wikipedia.org/wiki/H%C3%A9ritage_%28informatique%29" \o "Héritage (informatique)" </w:instrText>
        </w:r>
        <w:r>
          <w:fldChar w:fldCharType="separate"/>
        </w:r>
        <w:r w:rsidRPr="005E15E1">
          <w:rPr>
            <w:rPrChange w:id="308" w:author="Adrien Adrien" w:date="2016-03-15T12:48:00Z">
              <w:rPr>
                <w:rStyle w:val="Lienhypertexte"/>
              </w:rPr>
            </w:rPrChange>
          </w:rPr>
          <w:t>héritiers</w:t>
        </w:r>
        <w:r>
          <w:fldChar w:fldCharType="end"/>
        </w:r>
        <w:r>
          <w:t xml:space="preserve"> personnalisés. En outre, les </w:t>
        </w:r>
        <w:r>
          <w:fldChar w:fldCharType="begin"/>
        </w:r>
        <w:r>
          <w:instrText xml:space="preserve"> HYPERLINK "https://fr.wikipedia.org/wiki/Fonction_informatique" \o "Fonction informatique" </w:instrText>
        </w:r>
        <w:r>
          <w:fldChar w:fldCharType="separate"/>
        </w:r>
        <w:r w:rsidRPr="005E15E1">
          <w:rPr>
            <w:rPrChange w:id="309" w:author="Adrien Adrien" w:date="2016-03-15T12:48:00Z">
              <w:rPr>
                <w:rStyle w:val="Lienhypertexte"/>
              </w:rPr>
            </w:rPrChange>
          </w:rPr>
          <w:t>fonctions</w:t>
        </w:r>
        <w:r>
          <w:fldChar w:fldCharType="end"/>
        </w:r>
        <w:r>
          <w:t xml:space="preserve"> sont des </w:t>
        </w:r>
        <w:r>
          <w:fldChar w:fldCharType="begin"/>
        </w:r>
        <w:r>
          <w:instrText xml:space="preserve"> HYPERLINK "https://fr.wikipedia.org/wiki/Objet_de_premi%C3%A8re_classe" \o "Objet de première classe" </w:instrText>
        </w:r>
        <w:r>
          <w:fldChar w:fldCharType="separate"/>
        </w:r>
        <w:r w:rsidRPr="005E15E1">
          <w:rPr>
            <w:rPrChange w:id="310" w:author="Adrien Adrien" w:date="2016-03-15T12:48:00Z">
              <w:rPr>
                <w:rStyle w:val="Lienhypertexte"/>
              </w:rPr>
            </w:rPrChange>
          </w:rPr>
          <w:t>objets de première classe</w:t>
        </w:r>
        <w:r>
          <w:fldChar w:fldCharType="end"/>
        </w:r>
        <w:r>
          <w:t>.</w:t>
        </w:r>
      </w:ins>
      <w:ins w:id="311" w:author="Adrien Adrien" w:date="2016-03-15T12:47:00Z">
        <w:r>
          <w:t xml:space="preserve"> </w:t>
        </w:r>
      </w:ins>
      <w:ins w:id="312" w:author="Adrien Adrien" w:date="2016-03-15T12:49:00Z">
        <w:r w:rsidR="009F572A">
          <w:t>(</w:t>
        </w:r>
        <w:proofErr w:type="spellStart"/>
        <w:r w:rsidR="009F572A">
          <w:t>cf</w:t>
        </w:r>
        <w:proofErr w:type="spellEnd"/>
        <w:r w:rsidR="009F572A">
          <w:t> </w:t>
        </w:r>
        <w:proofErr w:type="spellStart"/>
        <w:r w:rsidR="009F572A">
          <w:t>wikipedia</w:t>
        </w:r>
        <w:proofErr w:type="spellEnd"/>
        <w:r w:rsidR="009F572A">
          <w:t>)</w:t>
        </w:r>
      </w:ins>
    </w:p>
    <w:p w14:paraId="788973FD" w14:textId="77777777" w:rsidR="009F572A" w:rsidRPr="005E15E1" w:rsidRDefault="009F572A">
      <w:pPr>
        <w:jc w:val="both"/>
        <w:rPr>
          <w:ins w:id="313" w:author="Adrien Adrien" w:date="2016-03-15T12:16:00Z"/>
          <w:rPrChange w:id="314" w:author="Adrien Adrien" w:date="2016-03-15T12:48:00Z">
            <w:rPr>
              <w:ins w:id="315" w:author="Adrien Adrien" w:date="2016-03-15T12:16:00Z"/>
              <w:rFonts w:ascii="Times New Roman" w:eastAsia="Times New Roman" w:hAnsi="Times New Roman" w:cs="Times New Roman"/>
              <w:sz w:val="24"/>
              <w:szCs w:val="24"/>
              <w:lang w:eastAsia="fr-FR"/>
            </w:rPr>
          </w:rPrChange>
        </w:rPr>
        <w:pPrChange w:id="316" w:author="Adrien Adrien" w:date="2016-03-15T12:38:00Z">
          <w:pPr>
            <w:numPr>
              <w:numId w:val="39"/>
            </w:numPr>
            <w:tabs>
              <w:tab w:val="num" w:pos="720"/>
            </w:tabs>
            <w:spacing w:before="100" w:beforeAutospacing="1" w:after="100" w:afterAutospacing="1" w:line="240" w:lineRule="auto"/>
            <w:ind w:left="720" w:hanging="360"/>
          </w:pPr>
        </w:pPrChange>
      </w:pPr>
    </w:p>
    <w:p w14:paraId="72341F9C" w14:textId="77777777" w:rsidR="006E0DB7" w:rsidRPr="006E0DB7" w:rsidRDefault="006E0DB7">
      <w:pPr>
        <w:rPr>
          <w:ins w:id="317" w:author="Adrien Adrien" w:date="2016-03-15T12:14:00Z"/>
          <w:rPrChange w:id="318" w:author="Adrien Adrien" w:date="2016-03-15T12:14:00Z">
            <w:rPr>
              <w:ins w:id="319" w:author="Adrien Adrien" w:date="2016-03-15T12:14:00Z"/>
              <w:rStyle w:val="Titre3Car"/>
              <w:b/>
              <w:bCs/>
              <w:sz w:val="22"/>
              <w:szCs w:val="22"/>
            </w:rPr>
          </w:rPrChange>
        </w:rPr>
        <w:pPrChange w:id="320" w:author="Adrien Adrien" w:date="2016-03-15T12:14:00Z">
          <w:pPr>
            <w:pStyle w:val="Titre2"/>
            <w:numPr>
              <w:ilvl w:val="1"/>
              <w:numId w:val="38"/>
            </w:numPr>
            <w:ind w:left="432" w:hanging="360"/>
          </w:pPr>
        </w:pPrChange>
      </w:pPr>
    </w:p>
    <w:p w14:paraId="0537EE07" w14:textId="77777777" w:rsidR="006E0DB7" w:rsidRPr="006E0DB7" w:rsidRDefault="006E0DB7">
      <w:pPr>
        <w:rPr>
          <w:ins w:id="321" w:author="Adrien Adrien" w:date="2016-03-15T12:07:00Z"/>
          <w:color w:val="000000"/>
          <w:rPrChange w:id="322" w:author="Adrien Adrien" w:date="2016-03-15T12:10:00Z">
            <w:rPr>
              <w:ins w:id="323" w:author="Adrien Adrien" w:date="2016-03-15T12:07:00Z"/>
            </w:rPr>
          </w:rPrChange>
        </w:rPr>
        <w:pPrChange w:id="324" w:author="Adrien Adrien" w:date="2016-03-15T12:10:00Z">
          <w:pPr>
            <w:pStyle w:val="Titre2"/>
            <w:numPr>
              <w:ilvl w:val="1"/>
              <w:numId w:val="37"/>
            </w:numPr>
            <w:ind w:left="432" w:hanging="360"/>
          </w:pPr>
        </w:pPrChange>
      </w:pPr>
    </w:p>
    <w:p w14:paraId="5446E0D7" w14:textId="77777777" w:rsidR="006E0DB7" w:rsidRPr="006E0DB7" w:rsidRDefault="006E0DB7">
      <w:pPr>
        <w:rPr>
          <w:ins w:id="325" w:author="Adrien Adrien" w:date="2016-03-15T12:06:00Z"/>
          <w:rPrChange w:id="326" w:author="Adrien Adrien" w:date="2016-03-15T12:06:00Z">
            <w:rPr>
              <w:ins w:id="327" w:author="Adrien Adrien" w:date="2016-03-15T12:06:00Z"/>
              <w:rStyle w:val="Titre3Car"/>
              <w:b/>
              <w:bCs/>
            </w:rPr>
          </w:rPrChange>
        </w:rPr>
        <w:pPrChange w:id="328" w:author="Adrien Adrien" w:date="2016-03-15T12:06:00Z">
          <w:pPr>
            <w:pStyle w:val="Titre2"/>
            <w:numPr>
              <w:ilvl w:val="1"/>
              <w:numId w:val="37"/>
            </w:numPr>
            <w:ind w:left="432" w:hanging="360"/>
          </w:pPr>
        </w:pPrChange>
      </w:pPr>
    </w:p>
    <w:p w14:paraId="44DBE6FE" w14:textId="77777777" w:rsidR="000D3A78" w:rsidRDefault="000D3A78">
      <w:pPr>
        <w:rPr>
          <w:rFonts w:ascii="Times New Roman" w:eastAsia="Times New Roman" w:hAnsi="Times New Roman" w:cs="Times New Roman"/>
          <w:color w:val="000000"/>
          <w:lang w:eastAsia="fr-FR"/>
        </w:rPr>
      </w:pPr>
      <w:del w:id="329" w:author="Adrien Adrien" w:date="2016-03-15T12:06:00Z">
        <w:r w:rsidDel="006E0DB7">
          <w:rPr>
            <w:rFonts w:ascii="Times New Roman" w:eastAsia="Times New Roman" w:hAnsi="Times New Roman" w:cs="Times New Roman"/>
            <w:color w:val="000000"/>
            <w:lang w:eastAsia="fr-FR"/>
          </w:rPr>
          <w:br w:type="page"/>
        </w:r>
      </w:del>
    </w:p>
    <w:p w14:paraId="43397437" w14:textId="77777777" w:rsidR="000D3A78" w:rsidRDefault="000D3A78" w:rsidP="000D3A78">
      <w:pPr>
        <w:spacing w:before="100" w:beforeAutospacing="1" w:after="100" w:afterAutospacing="1" w:line="240" w:lineRule="auto"/>
        <w:jc w:val="both"/>
        <w:rPr>
          <w:rFonts w:ascii="Times New Roman" w:eastAsia="Times New Roman" w:hAnsi="Times New Roman" w:cs="Times New Roman"/>
          <w:color w:val="000000"/>
          <w:lang w:eastAsia="fr-FR"/>
        </w:rPr>
        <w:sectPr w:rsidR="000D3A78" w:rsidSect="00260892">
          <w:headerReference w:type="default" r:id="rId20"/>
          <w:footerReference w:type="default" r:id="rId21"/>
          <w:headerReference w:type="first" r:id="rId22"/>
          <w:footerReference w:type="first" r:id="rId23"/>
          <w:pgSz w:w="11906" w:h="16838"/>
          <w:pgMar w:top="1417" w:right="1417" w:bottom="1417" w:left="1417" w:header="708" w:footer="708" w:gutter="0"/>
          <w:pgNumType w:start="0"/>
          <w:cols w:space="708"/>
          <w:titlePg/>
          <w:docGrid w:linePitch="360"/>
        </w:sectPr>
      </w:pPr>
    </w:p>
    <w:p w14:paraId="0E2C48EF" w14:textId="77777777" w:rsidR="003869E7" w:rsidRDefault="000D3A78" w:rsidP="000D3A78">
      <w:pPr>
        <w:pStyle w:val="Titre1"/>
        <w:rPr>
          <w:ins w:id="330" w:author="Adrien Adrien" w:date="2016-03-15T11:54:00Z"/>
          <w:rFonts w:eastAsia="Times New Roman"/>
          <w:lang w:eastAsia="fr-FR"/>
        </w:rPr>
      </w:pPr>
      <w:bookmarkStart w:id="331" w:name="_Toc445811037"/>
      <w:r>
        <w:rPr>
          <w:rFonts w:eastAsia="Times New Roman"/>
          <w:lang w:eastAsia="fr-FR"/>
        </w:rPr>
        <w:lastRenderedPageBreak/>
        <w:t>Annexe1 : Diagramme de classes</w:t>
      </w:r>
      <w:bookmarkEnd w:id="331"/>
    </w:p>
    <w:p w14:paraId="1B2698F6" w14:textId="119A9B0C" w:rsidR="00CA7BFE" w:rsidRPr="00CA7BFE" w:rsidRDefault="00CA7BFE">
      <w:pPr>
        <w:rPr>
          <w:rPrChange w:id="332" w:author="Adrien Adrien" w:date="2016-03-15T11:54:00Z">
            <w:rPr>
              <w:rFonts w:eastAsia="Times New Roman"/>
              <w:lang w:eastAsia="fr-FR"/>
            </w:rPr>
          </w:rPrChange>
        </w:rPr>
        <w:pPrChange w:id="333" w:author="Adrien Adrien" w:date="2016-03-15T11:54:00Z">
          <w:pPr>
            <w:pStyle w:val="Titre1"/>
          </w:pPr>
        </w:pPrChange>
      </w:pPr>
      <w:ins w:id="334" w:author="Adrien Adrien" w:date="2016-03-15T11:54:00Z">
        <w:r>
          <w:rPr>
            <w:rStyle w:val="apple-style-span"/>
            <w:color w:val="000000"/>
          </w:rPr>
          <w:t>Fournit une description graphique pour représenter des modèles conceptuels de données</w:t>
        </w:r>
        <w:r>
          <w:rPr>
            <w:rStyle w:val="apple-style-span"/>
            <w:color w:val="000000"/>
          </w:rPr>
          <w:br/>
          <w:t>Permet de décrire les besoins en</w:t>
        </w:r>
        <w:r>
          <w:rPr>
            <w:rStyle w:val="apple-converted-space"/>
            <w:color w:val="000000"/>
          </w:rPr>
          <w:t> </w:t>
        </w:r>
        <w:r>
          <w:rPr>
            <w:rStyle w:val="apple-style-span"/>
            <w:color w:val="000000"/>
          </w:rPr>
          <w:t>information</w:t>
        </w:r>
        <w:r>
          <w:rPr>
            <w:rStyle w:val="apple-converted-space"/>
            <w:color w:val="000000"/>
          </w:rPr>
          <w:t> </w:t>
        </w:r>
        <w:r>
          <w:rPr>
            <w:rStyle w:val="apple-style-span"/>
            <w:color w:val="000000"/>
          </w:rPr>
          <w:t>et/ou le type d'information qui doit être enregistré dans la base de données.</w:t>
        </w:r>
      </w:ins>
    </w:p>
    <w:p w14:paraId="53F6C254" w14:textId="77777777" w:rsidR="00F51043" w:rsidRDefault="000D3A78" w:rsidP="00F51043">
      <w:pPr>
        <w:keepNext/>
        <w:jc w:val="center"/>
      </w:pPr>
      <w:r>
        <w:rPr>
          <w:noProof/>
          <w:lang w:eastAsia="fr-FR"/>
        </w:rPr>
        <w:drawing>
          <wp:inline distT="0" distB="0" distL="0" distR="0" wp14:anchorId="028916E7" wp14:editId="604041AE">
            <wp:extent cx="8694420" cy="4533799"/>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rojet.jpg"/>
                    <pic:cNvPicPr/>
                  </pic:nvPicPr>
                  <pic:blipFill>
                    <a:blip r:embed="rId24">
                      <a:extLst>
                        <a:ext uri="{28A0092B-C50C-407E-A947-70E740481C1C}">
                          <a14:useLocalDpi xmlns:a14="http://schemas.microsoft.com/office/drawing/2010/main" val="0"/>
                        </a:ext>
                      </a:extLst>
                    </a:blip>
                    <a:stretch>
                      <a:fillRect/>
                    </a:stretch>
                  </pic:blipFill>
                  <pic:spPr>
                    <a:xfrm>
                      <a:off x="0" y="0"/>
                      <a:ext cx="8720788" cy="4547549"/>
                    </a:xfrm>
                    <a:prstGeom prst="rect">
                      <a:avLst/>
                    </a:prstGeom>
                  </pic:spPr>
                </pic:pic>
              </a:graphicData>
            </a:graphic>
          </wp:inline>
        </w:drawing>
      </w:r>
    </w:p>
    <w:p w14:paraId="3C89F1A0" w14:textId="77777777" w:rsidR="000D3A78" w:rsidRDefault="00F51043" w:rsidP="00F51043">
      <w:pPr>
        <w:pStyle w:val="Lgende"/>
        <w:jc w:val="center"/>
        <w:rPr>
          <w:ins w:id="335" w:author="Adrien Adrien" w:date="2016-03-15T11:30:00Z"/>
        </w:rPr>
      </w:pPr>
      <w:r>
        <w:t xml:space="preserve">Figure </w:t>
      </w:r>
      <w:fldSimple w:instr=" SEQ Figure \* ARABIC ">
        <w:ins w:id="336" w:author="Anca Horeanu" w:date="2016-03-15T21:10:00Z">
          <w:r w:rsidR="00D5107F">
            <w:rPr>
              <w:noProof/>
            </w:rPr>
            <w:t>9</w:t>
          </w:r>
        </w:ins>
        <w:ins w:id="337" w:author="Adrien Adrien" w:date="2016-03-15T11:47:00Z">
          <w:del w:id="338" w:author="Anca Horeanu" w:date="2016-03-15T21:10:00Z">
            <w:r w:rsidR="00ED37C1" w:rsidDel="00D5107F">
              <w:rPr>
                <w:noProof/>
              </w:rPr>
              <w:delText>8</w:delText>
            </w:r>
          </w:del>
        </w:ins>
        <w:del w:id="339" w:author="Anca Horeanu" w:date="2016-03-15T21:10:00Z">
          <w:r w:rsidR="00646A4A" w:rsidDel="00D5107F">
            <w:rPr>
              <w:noProof/>
            </w:rPr>
            <w:delText>1</w:delText>
          </w:r>
        </w:del>
      </w:fldSimple>
      <w:r>
        <w:t xml:space="preserve"> Diagramme de classes</w:t>
      </w:r>
    </w:p>
    <w:p w14:paraId="13074A30" w14:textId="7254C0A5" w:rsidR="005B1FEC" w:rsidRPr="005B1FEC" w:rsidDel="00CA7BFE" w:rsidRDefault="005B1FEC">
      <w:pPr>
        <w:rPr>
          <w:del w:id="340" w:author="Adrien Adrien" w:date="2016-03-15T11:54:00Z"/>
          <w:rPrChange w:id="341" w:author="Adrien Adrien" w:date="2016-03-15T11:30:00Z">
            <w:rPr>
              <w:del w:id="342" w:author="Adrien Adrien" w:date="2016-03-15T11:54:00Z"/>
              <w:lang w:eastAsia="fr-FR"/>
            </w:rPr>
          </w:rPrChange>
        </w:rPr>
        <w:pPrChange w:id="343" w:author="Adrien Adrien" w:date="2016-03-15T11:30:00Z">
          <w:pPr>
            <w:pStyle w:val="Lgende"/>
            <w:jc w:val="center"/>
          </w:pPr>
        </w:pPrChange>
      </w:pPr>
    </w:p>
    <w:p w14:paraId="19B5DCB8" w14:textId="77777777" w:rsidR="00967499" w:rsidRDefault="00967499" w:rsidP="00967499">
      <w:pPr>
        <w:pStyle w:val="Titre1"/>
        <w:spacing w:after="240"/>
        <w:rPr>
          <w:ins w:id="344" w:author="Adrien Adrien" w:date="2016-03-15T11:32:00Z"/>
          <w:lang w:eastAsia="fr-FR"/>
        </w:rPr>
      </w:pPr>
      <w:bookmarkStart w:id="345" w:name="_Toc445811038"/>
      <w:r>
        <w:rPr>
          <w:lang w:eastAsia="fr-FR"/>
        </w:rPr>
        <w:t xml:space="preserve">Annexe2 : Diagramme </w:t>
      </w:r>
      <w:r w:rsidR="008137F0">
        <w:rPr>
          <w:lang w:eastAsia="fr-FR"/>
        </w:rPr>
        <w:t xml:space="preserve">de </w:t>
      </w:r>
      <w:r>
        <w:rPr>
          <w:lang w:eastAsia="fr-FR"/>
        </w:rPr>
        <w:t>cas d’utilisation</w:t>
      </w:r>
      <w:bookmarkEnd w:id="345"/>
      <w:r>
        <w:rPr>
          <w:lang w:eastAsia="fr-FR"/>
        </w:rPr>
        <w:t xml:space="preserve"> </w:t>
      </w:r>
    </w:p>
    <w:p w14:paraId="70E14B0B" w14:textId="77777777" w:rsidR="005B1FEC" w:rsidRPr="0073040E" w:rsidRDefault="005B1FEC">
      <w:pPr>
        <w:rPr>
          <w:lang w:eastAsia="fr-FR"/>
        </w:rPr>
        <w:pPrChange w:id="346" w:author="Adrien Adrien" w:date="2016-03-15T11:32:00Z">
          <w:pPr>
            <w:pStyle w:val="Titre1"/>
            <w:spacing w:after="240"/>
          </w:pPr>
        </w:pPrChange>
      </w:pPr>
      <w:ins w:id="347" w:author="Adrien Adrien" w:date="2016-03-15T11:32:00Z">
        <w:r>
          <w:rPr>
            <w:rStyle w:val="apple-style-span"/>
            <w:color w:val="000000"/>
          </w:rPr>
          <w:t>Un cas d'utilisation représente une unité discrète d'interaction entre un utilisateur (humain ou machine) et un système.</w:t>
        </w:r>
        <w:r>
          <w:rPr>
            <w:rStyle w:val="apple-style-span"/>
            <w:color w:val="000000"/>
          </w:rPr>
          <w:br/>
          <w:t>Cela permet de donner une vision globale du comportement fonctionnel du site.</w:t>
        </w:r>
      </w:ins>
    </w:p>
    <w:p w14:paraId="0E08DAC9" w14:textId="77777777" w:rsidR="000309AE" w:rsidRDefault="00967499" w:rsidP="000309AE">
      <w:pPr>
        <w:keepNext/>
        <w:jc w:val="center"/>
      </w:pPr>
      <w:r>
        <w:rPr>
          <w:noProof/>
          <w:lang w:eastAsia="fr-FR"/>
        </w:rPr>
        <w:drawing>
          <wp:inline distT="0" distB="0" distL="0" distR="0" wp14:anchorId="1C249F09" wp14:editId="34F8192B">
            <wp:extent cx="6934200" cy="37789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25">
                      <a:extLst>
                        <a:ext uri="{28A0092B-C50C-407E-A947-70E740481C1C}">
                          <a14:useLocalDpi xmlns:a14="http://schemas.microsoft.com/office/drawing/2010/main" val="0"/>
                        </a:ext>
                      </a:extLst>
                    </a:blip>
                    <a:stretch>
                      <a:fillRect/>
                    </a:stretch>
                  </pic:blipFill>
                  <pic:spPr>
                    <a:xfrm>
                      <a:off x="0" y="0"/>
                      <a:ext cx="6947812" cy="3786373"/>
                    </a:xfrm>
                    <a:prstGeom prst="rect">
                      <a:avLst/>
                    </a:prstGeom>
                  </pic:spPr>
                </pic:pic>
              </a:graphicData>
            </a:graphic>
          </wp:inline>
        </w:drawing>
      </w:r>
    </w:p>
    <w:p w14:paraId="04BE192E" w14:textId="77777777" w:rsidR="005B1FEC" w:rsidRPr="005B1FEC" w:rsidRDefault="000309AE" w:rsidP="0073040E">
      <w:pPr>
        <w:pStyle w:val="Lgende"/>
        <w:jc w:val="center"/>
        <w:rPr>
          <w:rPrChange w:id="348" w:author="Adrien Adrien" w:date="2016-03-15T11:31:00Z">
            <w:rPr>
              <w:lang w:eastAsia="fr-FR"/>
            </w:rPr>
          </w:rPrChange>
        </w:rPr>
      </w:pPr>
      <w:r>
        <w:t xml:space="preserve">Figure </w:t>
      </w:r>
      <w:fldSimple w:instr=" SEQ Figure \* ARABIC ">
        <w:ins w:id="349" w:author="Anca Horeanu" w:date="2016-03-15T21:10:00Z">
          <w:r w:rsidR="00D5107F">
            <w:rPr>
              <w:noProof/>
            </w:rPr>
            <w:t>10</w:t>
          </w:r>
        </w:ins>
        <w:ins w:id="350" w:author="Adrien Adrien" w:date="2016-03-15T11:47:00Z">
          <w:del w:id="351" w:author="Anca Horeanu" w:date="2016-03-15T21:10:00Z">
            <w:r w:rsidR="00ED37C1" w:rsidDel="00D5107F">
              <w:rPr>
                <w:noProof/>
              </w:rPr>
              <w:delText>9</w:delText>
            </w:r>
          </w:del>
        </w:ins>
        <w:del w:id="352" w:author="Anca Horeanu" w:date="2016-03-15T21:10:00Z">
          <w:r w:rsidR="00646A4A" w:rsidDel="00D5107F">
            <w:rPr>
              <w:noProof/>
            </w:rPr>
            <w:delText>2</w:delText>
          </w:r>
        </w:del>
      </w:fldSimple>
      <w:r>
        <w:t xml:space="preserve"> Diagramme de cas d'utilisation</w:t>
      </w:r>
    </w:p>
    <w:p w14:paraId="0BD8AA1E" w14:textId="77777777" w:rsidR="00C27878" w:rsidRDefault="00C27878" w:rsidP="00C27878">
      <w:pPr>
        <w:pStyle w:val="Titre1"/>
        <w:rPr>
          <w:ins w:id="353" w:author="Adrien Adrien" w:date="2016-03-15T11:37:00Z"/>
          <w:lang w:eastAsia="fr-FR"/>
        </w:rPr>
      </w:pPr>
      <w:bookmarkStart w:id="354" w:name="_Toc445811039"/>
      <w:r>
        <w:rPr>
          <w:lang w:eastAsia="fr-FR"/>
        </w:rPr>
        <w:lastRenderedPageBreak/>
        <w:t xml:space="preserve">Annexe 3 : </w:t>
      </w:r>
      <w:r w:rsidR="0085707A">
        <w:rPr>
          <w:lang w:eastAsia="fr-FR"/>
        </w:rPr>
        <w:t>Digrammes de séquence</w:t>
      </w:r>
      <w:bookmarkEnd w:id="354"/>
    </w:p>
    <w:p w14:paraId="1203016A" w14:textId="04C77045" w:rsidR="005B1FEC" w:rsidRPr="005B1FEC" w:rsidDel="005B1FEC" w:rsidRDefault="00CA7BFE">
      <w:pPr>
        <w:rPr>
          <w:del w:id="355" w:author="Adrien Adrien" w:date="2016-03-15T11:38:00Z"/>
          <w:rStyle w:val="apple-style-span"/>
          <w:color w:val="000000"/>
          <w:rPrChange w:id="356" w:author="Adrien Adrien" w:date="2016-03-15T11:38:00Z">
            <w:rPr>
              <w:del w:id="357" w:author="Adrien Adrien" w:date="2016-03-15T11:38:00Z"/>
              <w:lang w:eastAsia="fr-FR"/>
            </w:rPr>
          </w:rPrChange>
        </w:rPr>
        <w:pPrChange w:id="358" w:author="Adrien Adrien" w:date="2016-03-15T11:37:00Z">
          <w:pPr>
            <w:pStyle w:val="Titre1"/>
          </w:pPr>
        </w:pPrChange>
      </w:pPr>
      <w:ins w:id="359" w:author="Adrien Adrien" w:date="2016-03-15T11:57:00Z">
        <w:r>
          <w:rPr>
            <w:rStyle w:val="apple-style-span"/>
            <w:color w:val="000000"/>
          </w:rPr>
          <w:t xml:space="preserve">Diagramme permettant la </w:t>
        </w:r>
      </w:ins>
      <w:ins w:id="360" w:author="Adrien Adrien" w:date="2016-03-15T11:37:00Z">
        <w:r w:rsidR="005B1FEC" w:rsidRPr="005B1FEC">
          <w:rPr>
            <w:rStyle w:val="apple-style-span"/>
            <w:color w:val="000000"/>
            <w:rPrChange w:id="361" w:author="Adrien Adrien" w:date="2016-03-15T11:38:00Z">
              <w:rPr>
                <w:b w:val="0"/>
                <w:bCs w:val="0"/>
              </w:rPr>
            </w:rPrChange>
          </w:rPr>
          <w:t xml:space="preserve">représentation graphique des </w:t>
        </w:r>
        <w:r w:rsidR="005B1FEC" w:rsidRPr="005B1FEC">
          <w:rPr>
            <w:rStyle w:val="apple-style-span"/>
            <w:color w:val="000000"/>
            <w:rPrChange w:id="362" w:author="Adrien Adrien" w:date="2016-03-15T11:38:00Z">
              <w:rPr>
                <w:b w:val="0"/>
                <w:bCs w:val="0"/>
              </w:rPr>
            </w:rPrChange>
          </w:rPr>
          <w:fldChar w:fldCharType="begin"/>
        </w:r>
        <w:r w:rsidR="005B1FEC" w:rsidRPr="005B1FEC">
          <w:rPr>
            <w:rStyle w:val="apple-style-span"/>
            <w:color w:val="000000"/>
            <w:rPrChange w:id="363" w:author="Adrien Adrien" w:date="2016-03-15T11:38:00Z">
              <w:rPr>
                <w:b w:val="0"/>
                <w:bCs w:val="0"/>
              </w:rPr>
            </w:rPrChange>
          </w:rPr>
          <w:instrText xml:space="preserve"> HYPERLINK "https://fr.wikipedia.org/wiki/Unified_Modeling_Language" \o "Unified Modeling Language" </w:instrText>
        </w:r>
        <w:r w:rsidR="005B1FEC" w:rsidRPr="005B1FEC">
          <w:rPr>
            <w:rStyle w:val="apple-style-span"/>
            <w:color w:val="000000"/>
            <w:rPrChange w:id="364" w:author="Adrien Adrien" w:date="2016-03-15T11:38:00Z">
              <w:rPr>
                <w:b w:val="0"/>
                <w:bCs w:val="0"/>
              </w:rPr>
            </w:rPrChange>
          </w:rPr>
          <w:fldChar w:fldCharType="separate"/>
        </w:r>
        <w:r w:rsidR="005B1FEC" w:rsidRPr="005B1FEC">
          <w:rPr>
            <w:rStyle w:val="apple-style-span"/>
            <w:color w:val="000000"/>
            <w:rPrChange w:id="365" w:author="Adrien Adrien" w:date="2016-03-15T11:38:00Z">
              <w:rPr>
                <w:rStyle w:val="Lienhypertexte"/>
                <w:b w:val="0"/>
                <w:bCs w:val="0"/>
              </w:rPr>
            </w:rPrChange>
          </w:rPr>
          <w:t>interactions</w:t>
        </w:r>
        <w:r w:rsidR="005B1FEC" w:rsidRPr="005B1FEC">
          <w:rPr>
            <w:rStyle w:val="apple-style-span"/>
            <w:color w:val="000000"/>
            <w:rPrChange w:id="366" w:author="Adrien Adrien" w:date="2016-03-15T11:38:00Z">
              <w:rPr>
                <w:b w:val="0"/>
                <w:bCs w:val="0"/>
              </w:rPr>
            </w:rPrChange>
          </w:rPr>
          <w:fldChar w:fldCharType="end"/>
        </w:r>
        <w:r w:rsidR="005B1FEC" w:rsidRPr="005B1FEC">
          <w:rPr>
            <w:rStyle w:val="apple-style-span"/>
            <w:color w:val="000000"/>
            <w:rPrChange w:id="367" w:author="Adrien Adrien" w:date="2016-03-15T11:38:00Z">
              <w:rPr>
                <w:b w:val="0"/>
                <w:bCs w:val="0"/>
              </w:rPr>
            </w:rPrChange>
          </w:rPr>
          <w:t xml:space="preserve"> entre les acteurs et le système selon un ordre chronologique</w:t>
        </w:r>
      </w:ins>
      <w:ins w:id="368" w:author="Adrien Adrien" w:date="2016-03-15T13:03:00Z">
        <w:r w:rsidR="00E23198">
          <w:rPr>
            <w:rStyle w:val="apple-style-span"/>
            <w:color w:val="000000"/>
          </w:rPr>
          <w:t>.</w:t>
        </w:r>
      </w:ins>
    </w:p>
    <w:p w14:paraId="185A020C" w14:textId="77777777" w:rsidR="0085707A" w:rsidRDefault="0085707A" w:rsidP="0085707A">
      <w:pPr>
        <w:rPr>
          <w:lang w:eastAsia="fr-FR"/>
        </w:rPr>
      </w:pPr>
    </w:p>
    <w:p w14:paraId="500D4539" w14:textId="3D67ED4B" w:rsidR="0085707A" w:rsidRDefault="0085707A" w:rsidP="00B60B80">
      <w:pPr>
        <w:pStyle w:val="Titre2"/>
        <w:ind w:firstLine="708"/>
        <w:rPr>
          <w:ins w:id="369" w:author="Adrien Adrien" w:date="2016-03-15T13:05:00Z"/>
          <w:color w:val="auto"/>
          <w:lang w:eastAsia="fr-FR"/>
        </w:rPr>
      </w:pPr>
      <w:bookmarkStart w:id="370" w:name="_Toc445811040"/>
      <w:r w:rsidRPr="00B60B80">
        <w:rPr>
          <w:color w:val="auto"/>
          <w:lang w:eastAsia="fr-FR"/>
        </w:rPr>
        <w:t>Consultation des salles</w:t>
      </w:r>
      <w:bookmarkEnd w:id="370"/>
    </w:p>
    <w:p w14:paraId="5707224C" w14:textId="47BBA576" w:rsidR="00E23198" w:rsidRPr="0073040E" w:rsidRDefault="00E23198">
      <w:pPr>
        <w:rPr>
          <w:lang w:eastAsia="fr-FR"/>
        </w:rPr>
        <w:pPrChange w:id="371" w:author="Adrien Adrien" w:date="2016-03-15T13:05:00Z">
          <w:pPr>
            <w:pStyle w:val="Titre2"/>
            <w:ind w:firstLine="708"/>
          </w:pPr>
        </w:pPrChange>
      </w:pPr>
      <w:ins w:id="372" w:author="Adrien Adrien" w:date="2016-03-15T13:05:00Z">
        <w:r>
          <w:rPr>
            <w:rStyle w:val="apple-style-span"/>
            <w:color w:val="000000"/>
          </w:rPr>
          <w:t>Voici un diagramme de séquence représentant les opérations effectuées pour permettre la consultation des salles.</w:t>
        </w:r>
      </w:ins>
    </w:p>
    <w:p w14:paraId="282584C2" w14:textId="77777777" w:rsidR="00F51043" w:rsidRDefault="0085707A" w:rsidP="00F51043">
      <w:pPr>
        <w:keepNext/>
        <w:jc w:val="center"/>
      </w:pPr>
      <w:r>
        <w:rPr>
          <w:noProof/>
          <w:lang w:eastAsia="fr-FR"/>
        </w:rPr>
        <w:lastRenderedPageBreak/>
        <w:drawing>
          <wp:inline distT="0" distB="0" distL="0" distR="0" wp14:anchorId="4999D3C3" wp14:editId="24676571">
            <wp:extent cx="5815240" cy="4121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 Affiche_salle_prixjpg.jpg"/>
                    <pic:cNvPicPr/>
                  </pic:nvPicPr>
                  <pic:blipFill>
                    <a:blip r:embed="rId26">
                      <a:extLst>
                        <a:ext uri="{28A0092B-C50C-407E-A947-70E740481C1C}">
                          <a14:useLocalDpi xmlns:a14="http://schemas.microsoft.com/office/drawing/2010/main" val="0"/>
                        </a:ext>
                      </a:extLst>
                    </a:blip>
                    <a:stretch>
                      <a:fillRect/>
                    </a:stretch>
                  </pic:blipFill>
                  <pic:spPr>
                    <a:xfrm>
                      <a:off x="0" y="0"/>
                      <a:ext cx="5820826" cy="4125364"/>
                    </a:xfrm>
                    <a:prstGeom prst="rect">
                      <a:avLst/>
                    </a:prstGeom>
                  </pic:spPr>
                </pic:pic>
              </a:graphicData>
            </a:graphic>
          </wp:inline>
        </w:drawing>
      </w:r>
    </w:p>
    <w:p w14:paraId="4262D347" w14:textId="2882563A" w:rsidR="0085707A" w:rsidDel="00E23198" w:rsidRDefault="00F51043" w:rsidP="00F51043">
      <w:pPr>
        <w:pStyle w:val="Lgende"/>
        <w:jc w:val="center"/>
        <w:rPr>
          <w:del w:id="373" w:author="Adrien Adrien" w:date="2016-03-15T13:04:00Z"/>
          <w:lang w:eastAsia="fr-FR"/>
        </w:rPr>
      </w:pPr>
      <w:r>
        <w:t xml:space="preserve">Figure </w:t>
      </w:r>
      <w:r w:rsidR="00D514E6">
        <w:rPr>
          <w:b w:val="0"/>
          <w:bCs w:val="0"/>
        </w:rPr>
        <w:fldChar w:fldCharType="begin"/>
      </w:r>
      <w:r w:rsidR="00D514E6">
        <w:rPr>
          <w:b w:val="0"/>
          <w:bCs w:val="0"/>
        </w:rPr>
        <w:instrText xml:space="preserve"> SEQ Figure \* ARABIC </w:instrText>
      </w:r>
      <w:r w:rsidR="00D514E6">
        <w:rPr>
          <w:b w:val="0"/>
          <w:bCs w:val="0"/>
        </w:rPr>
        <w:fldChar w:fldCharType="separate"/>
      </w:r>
      <w:ins w:id="374" w:author="Anca Horeanu" w:date="2016-03-15T21:10:00Z">
        <w:r w:rsidR="00D5107F">
          <w:rPr>
            <w:b w:val="0"/>
            <w:bCs w:val="0"/>
            <w:noProof/>
          </w:rPr>
          <w:t>11</w:t>
        </w:r>
      </w:ins>
      <w:ins w:id="375" w:author="Adrien Adrien" w:date="2016-03-15T11:47:00Z">
        <w:del w:id="376" w:author="Anca Horeanu" w:date="2016-03-15T21:10:00Z">
          <w:r w:rsidR="00ED37C1" w:rsidDel="00D5107F">
            <w:rPr>
              <w:noProof/>
            </w:rPr>
            <w:delText>10</w:delText>
          </w:r>
        </w:del>
      </w:ins>
      <w:del w:id="377" w:author="Anca Horeanu" w:date="2016-03-15T21:10:00Z">
        <w:r w:rsidR="00646A4A" w:rsidDel="00D5107F">
          <w:rPr>
            <w:noProof/>
          </w:rPr>
          <w:delText>3</w:delText>
        </w:r>
      </w:del>
      <w:r w:rsidR="00D514E6">
        <w:rPr>
          <w:b w:val="0"/>
          <w:bCs w:val="0"/>
          <w:noProof/>
          <w:color w:val="auto"/>
          <w:sz w:val="22"/>
          <w:szCs w:val="22"/>
        </w:rPr>
        <w:fldChar w:fldCharType="end"/>
      </w:r>
      <w:r>
        <w:t xml:space="preserve"> Diagramme</w:t>
      </w:r>
      <w:r w:rsidR="00211FCD">
        <w:t xml:space="preserve"> de séquence correspondant à la</w:t>
      </w:r>
      <w:r>
        <w:t xml:space="preserve"> consultation des sall</w:t>
      </w:r>
      <w:ins w:id="378" w:author="Adrien Adrien" w:date="2016-03-15T13:04:00Z">
        <w:r w:rsidR="00E23198">
          <w:t>es</w:t>
        </w:r>
      </w:ins>
      <w:del w:id="379" w:author="Adrien Adrien" w:date="2016-03-15T13:04:00Z">
        <w:r w:rsidDel="00E23198">
          <w:delText>es</w:delText>
        </w:r>
      </w:del>
    </w:p>
    <w:p w14:paraId="64502B99" w14:textId="77777777" w:rsidR="0085707A" w:rsidDel="00E23198" w:rsidRDefault="0085707A" w:rsidP="0085707A">
      <w:pPr>
        <w:jc w:val="center"/>
        <w:rPr>
          <w:del w:id="380" w:author="Adrien Adrien" w:date="2016-03-15T13:04:00Z"/>
          <w:lang w:eastAsia="fr-FR"/>
        </w:rPr>
      </w:pPr>
    </w:p>
    <w:p w14:paraId="4EA2D75C" w14:textId="77777777" w:rsidR="00E23198" w:rsidRDefault="00E23198">
      <w:pPr>
        <w:pStyle w:val="Lgende"/>
        <w:jc w:val="center"/>
        <w:rPr>
          <w:ins w:id="381" w:author="Adrien Adrien" w:date="2016-03-15T13:04:00Z"/>
          <w:lang w:eastAsia="fr-FR"/>
        </w:rPr>
        <w:pPrChange w:id="382" w:author="Adrien Adrien" w:date="2016-03-15T13:04:00Z">
          <w:pPr>
            <w:pStyle w:val="Titre2"/>
            <w:ind w:firstLine="708"/>
          </w:pPr>
        </w:pPrChange>
      </w:pPr>
    </w:p>
    <w:p w14:paraId="438E7793" w14:textId="77777777" w:rsidR="00E23198" w:rsidRDefault="0085707A" w:rsidP="0073040E">
      <w:pPr>
        <w:pStyle w:val="Titre2"/>
        <w:ind w:firstLine="708"/>
        <w:rPr>
          <w:ins w:id="383" w:author="Adrien Adrien" w:date="2016-03-15T13:05:00Z"/>
          <w:color w:val="auto"/>
          <w:lang w:eastAsia="fr-FR"/>
        </w:rPr>
      </w:pPr>
      <w:bookmarkStart w:id="384" w:name="_Toc445811041"/>
      <w:r w:rsidRPr="00B60B80">
        <w:rPr>
          <w:color w:val="auto"/>
          <w:lang w:eastAsia="fr-FR"/>
        </w:rPr>
        <w:t>Création compte utilisateur</w:t>
      </w:r>
      <w:bookmarkEnd w:id="384"/>
    </w:p>
    <w:p w14:paraId="72A5807E" w14:textId="2E9B8277" w:rsidR="0085707A" w:rsidRPr="00B60B80" w:rsidRDefault="00E23198">
      <w:pPr>
        <w:rPr>
          <w:lang w:eastAsia="fr-FR"/>
        </w:rPr>
        <w:pPrChange w:id="385" w:author="Adrien Adrien" w:date="2016-03-15T13:05:00Z">
          <w:pPr>
            <w:pStyle w:val="Titre2"/>
            <w:ind w:firstLine="708"/>
          </w:pPr>
        </w:pPrChange>
      </w:pPr>
      <w:ins w:id="386" w:author="Adrien Adrien" w:date="2016-03-15T13:06:00Z">
        <w:r>
          <w:rPr>
            <w:rStyle w:val="apple-style-span"/>
            <w:color w:val="000000"/>
          </w:rPr>
          <w:t>Ce diagramme permet de comprendre les opérations à effectuer pour créer un compte utilisateur.</w:t>
        </w:r>
      </w:ins>
      <w:ins w:id="387" w:author="Adrien Adrien" w:date="2016-03-15T13:04:00Z">
        <w:r>
          <w:rPr>
            <w:lang w:eastAsia="fr-FR"/>
          </w:rPr>
          <w:br/>
        </w:r>
      </w:ins>
    </w:p>
    <w:p w14:paraId="523F61E6" w14:textId="77777777" w:rsidR="00F51043" w:rsidRDefault="0085707A" w:rsidP="00F51043">
      <w:pPr>
        <w:keepNext/>
        <w:ind w:firstLine="708"/>
        <w:jc w:val="center"/>
      </w:pPr>
      <w:r>
        <w:rPr>
          <w:b/>
          <w:noProof/>
          <w:lang w:eastAsia="fr-FR"/>
        </w:rPr>
        <w:lastRenderedPageBreak/>
        <w:drawing>
          <wp:inline distT="0" distB="0" distL="0" distR="0" wp14:anchorId="0243FBE2" wp14:editId="5FFB60B7">
            <wp:extent cx="7364850" cy="465648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Inscription.jpg"/>
                    <pic:cNvPicPr/>
                  </pic:nvPicPr>
                  <pic:blipFill>
                    <a:blip r:embed="rId27">
                      <a:extLst>
                        <a:ext uri="{28A0092B-C50C-407E-A947-70E740481C1C}">
                          <a14:useLocalDpi xmlns:a14="http://schemas.microsoft.com/office/drawing/2010/main" val="0"/>
                        </a:ext>
                      </a:extLst>
                    </a:blip>
                    <a:stretch>
                      <a:fillRect/>
                    </a:stretch>
                  </pic:blipFill>
                  <pic:spPr>
                    <a:xfrm>
                      <a:off x="0" y="0"/>
                      <a:ext cx="7374639" cy="4662669"/>
                    </a:xfrm>
                    <a:prstGeom prst="rect">
                      <a:avLst/>
                    </a:prstGeom>
                  </pic:spPr>
                </pic:pic>
              </a:graphicData>
            </a:graphic>
          </wp:inline>
        </w:drawing>
      </w:r>
    </w:p>
    <w:p w14:paraId="649BA5C5" w14:textId="77777777" w:rsidR="0085707A" w:rsidRDefault="00F51043" w:rsidP="00F51043">
      <w:pPr>
        <w:pStyle w:val="Lgende"/>
        <w:jc w:val="center"/>
        <w:rPr>
          <w:b w:val="0"/>
          <w:lang w:eastAsia="fr-FR"/>
        </w:rPr>
      </w:pPr>
      <w:r>
        <w:t xml:space="preserve">Figure </w:t>
      </w:r>
      <w:fldSimple w:instr=" SEQ Figure \* ARABIC ">
        <w:ins w:id="388" w:author="Anca Horeanu" w:date="2016-03-15T21:10:00Z">
          <w:r w:rsidR="00D5107F">
            <w:rPr>
              <w:noProof/>
            </w:rPr>
            <w:t>12</w:t>
          </w:r>
        </w:ins>
        <w:ins w:id="389" w:author="Adrien Adrien" w:date="2016-03-15T11:47:00Z">
          <w:del w:id="390" w:author="Anca Horeanu" w:date="2016-03-15T21:10:00Z">
            <w:r w:rsidR="00ED37C1" w:rsidDel="00D5107F">
              <w:rPr>
                <w:noProof/>
              </w:rPr>
              <w:delText>11</w:delText>
            </w:r>
          </w:del>
        </w:ins>
        <w:del w:id="391" w:author="Anca Horeanu" w:date="2016-03-15T21:10:00Z">
          <w:r w:rsidR="00646A4A" w:rsidDel="00D5107F">
            <w:rPr>
              <w:noProof/>
            </w:rPr>
            <w:delText>4</w:delText>
          </w:r>
        </w:del>
      </w:fldSimple>
      <w:r>
        <w:t xml:space="preserve"> </w:t>
      </w:r>
      <w:r w:rsidRPr="002808B8">
        <w:t>Diagramme de séquen</w:t>
      </w:r>
      <w:r>
        <w:t xml:space="preserve">ce </w:t>
      </w:r>
      <w:r w:rsidR="00211FCD">
        <w:t xml:space="preserve">correspondant à la </w:t>
      </w:r>
      <w:r>
        <w:t>création compte utilisateur</w:t>
      </w:r>
    </w:p>
    <w:p w14:paraId="42336204" w14:textId="77777777" w:rsidR="0085707A" w:rsidRDefault="0085707A" w:rsidP="00B60B80">
      <w:pPr>
        <w:pStyle w:val="Titre2"/>
        <w:ind w:firstLine="708"/>
        <w:rPr>
          <w:ins w:id="392" w:author="Adrien Adrien" w:date="2016-03-15T13:07:00Z"/>
          <w:color w:val="auto"/>
          <w:lang w:eastAsia="fr-FR"/>
        </w:rPr>
      </w:pPr>
      <w:bookmarkStart w:id="393" w:name="_Toc445811042"/>
      <w:r w:rsidRPr="00B60B80">
        <w:rPr>
          <w:color w:val="auto"/>
          <w:lang w:eastAsia="fr-FR"/>
        </w:rPr>
        <w:t>Authentification</w:t>
      </w:r>
      <w:bookmarkEnd w:id="393"/>
      <w:r w:rsidRPr="00B60B80">
        <w:rPr>
          <w:color w:val="auto"/>
          <w:lang w:eastAsia="fr-FR"/>
        </w:rPr>
        <w:t xml:space="preserve"> </w:t>
      </w:r>
    </w:p>
    <w:p w14:paraId="064D7D93" w14:textId="7CE45D64" w:rsidR="00E23198" w:rsidRPr="0073040E" w:rsidRDefault="00E23198">
      <w:pPr>
        <w:rPr>
          <w:lang w:eastAsia="fr-FR"/>
        </w:rPr>
        <w:pPrChange w:id="394" w:author="Adrien Adrien" w:date="2016-03-15T13:07:00Z">
          <w:pPr>
            <w:pStyle w:val="Titre2"/>
            <w:ind w:firstLine="708"/>
          </w:pPr>
        </w:pPrChange>
      </w:pPr>
      <w:ins w:id="395" w:author="Adrien Adrien" w:date="2016-03-15T13:07:00Z">
        <w:r>
          <w:rPr>
            <w:rStyle w:val="apple-style-span"/>
            <w:color w:val="000000"/>
          </w:rPr>
          <w:t>Ce diagramme permet de comprendre les opérations à effectuer pour s’authentifier.</w:t>
        </w:r>
      </w:ins>
    </w:p>
    <w:p w14:paraId="4843F910" w14:textId="77777777" w:rsidR="00211FCD" w:rsidRDefault="0085707A" w:rsidP="00211FCD">
      <w:pPr>
        <w:keepNext/>
        <w:jc w:val="center"/>
      </w:pPr>
      <w:r>
        <w:rPr>
          <w:b/>
          <w:noProof/>
          <w:lang w:eastAsia="fr-FR"/>
        </w:rPr>
        <w:lastRenderedPageBreak/>
        <w:drawing>
          <wp:inline distT="0" distB="0" distL="0" distR="0" wp14:anchorId="21A47B0B" wp14:editId="3E112C5B">
            <wp:extent cx="7327751" cy="4676274"/>
            <wp:effectExtent l="0" t="0" r="698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uthentification.jpg"/>
                    <pic:cNvPicPr/>
                  </pic:nvPicPr>
                  <pic:blipFill>
                    <a:blip r:embed="rId28">
                      <a:extLst>
                        <a:ext uri="{28A0092B-C50C-407E-A947-70E740481C1C}">
                          <a14:useLocalDpi xmlns:a14="http://schemas.microsoft.com/office/drawing/2010/main" val="0"/>
                        </a:ext>
                      </a:extLst>
                    </a:blip>
                    <a:stretch>
                      <a:fillRect/>
                    </a:stretch>
                  </pic:blipFill>
                  <pic:spPr>
                    <a:xfrm>
                      <a:off x="0" y="0"/>
                      <a:ext cx="7335141" cy="4680990"/>
                    </a:xfrm>
                    <a:prstGeom prst="rect">
                      <a:avLst/>
                    </a:prstGeom>
                  </pic:spPr>
                </pic:pic>
              </a:graphicData>
            </a:graphic>
          </wp:inline>
        </w:drawing>
      </w:r>
    </w:p>
    <w:p w14:paraId="72B6AAD5" w14:textId="29CA7924" w:rsidR="0085707A" w:rsidDel="00E23198" w:rsidRDefault="00211FCD" w:rsidP="00211FCD">
      <w:pPr>
        <w:pStyle w:val="Lgende"/>
        <w:jc w:val="center"/>
        <w:rPr>
          <w:del w:id="396" w:author="Adrien Adrien" w:date="2016-03-15T13:08:00Z"/>
          <w:b w:val="0"/>
          <w:lang w:eastAsia="fr-FR"/>
        </w:rPr>
      </w:pPr>
      <w:r>
        <w:t xml:space="preserve">Figure </w:t>
      </w:r>
      <w:r w:rsidR="00D514E6">
        <w:rPr>
          <w:b w:val="0"/>
          <w:bCs w:val="0"/>
        </w:rPr>
        <w:fldChar w:fldCharType="begin"/>
      </w:r>
      <w:r w:rsidR="00D514E6">
        <w:rPr>
          <w:b w:val="0"/>
          <w:bCs w:val="0"/>
        </w:rPr>
        <w:instrText xml:space="preserve"> SEQ Figure \* ARABIC </w:instrText>
      </w:r>
      <w:r w:rsidR="00D514E6">
        <w:rPr>
          <w:b w:val="0"/>
          <w:bCs w:val="0"/>
        </w:rPr>
        <w:fldChar w:fldCharType="separate"/>
      </w:r>
      <w:ins w:id="397" w:author="Anca Horeanu" w:date="2016-03-15T21:10:00Z">
        <w:r w:rsidR="00D5107F">
          <w:rPr>
            <w:b w:val="0"/>
            <w:bCs w:val="0"/>
            <w:noProof/>
          </w:rPr>
          <w:t>13</w:t>
        </w:r>
      </w:ins>
      <w:ins w:id="398" w:author="Adrien Adrien" w:date="2016-03-15T11:47:00Z">
        <w:del w:id="399" w:author="Anca Horeanu" w:date="2016-03-15T21:10:00Z">
          <w:r w:rsidR="00ED37C1" w:rsidDel="00D5107F">
            <w:rPr>
              <w:noProof/>
            </w:rPr>
            <w:delText>12</w:delText>
          </w:r>
        </w:del>
      </w:ins>
      <w:del w:id="400" w:author="Anca Horeanu" w:date="2016-03-15T21:10:00Z">
        <w:r w:rsidR="00646A4A" w:rsidDel="00D5107F">
          <w:rPr>
            <w:noProof/>
          </w:rPr>
          <w:delText>5</w:delText>
        </w:r>
      </w:del>
      <w:r w:rsidR="00D514E6">
        <w:rPr>
          <w:b w:val="0"/>
          <w:bCs w:val="0"/>
          <w:noProof/>
          <w:color w:val="auto"/>
          <w:sz w:val="22"/>
          <w:szCs w:val="22"/>
        </w:rPr>
        <w:fldChar w:fldCharType="end"/>
      </w:r>
      <w:r>
        <w:t xml:space="preserve"> </w:t>
      </w:r>
      <w:r w:rsidRPr="00446412">
        <w:t xml:space="preserve">Diagramme de séquence correspondant </w:t>
      </w:r>
      <w:r>
        <w:t>à l</w:t>
      </w:r>
      <w:ins w:id="401" w:author="Adrien Adrien" w:date="2016-03-15T11:55:00Z">
        <w:r w:rsidR="00CA7BFE">
          <w:t>’</w:t>
        </w:r>
      </w:ins>
      <w:del w:id="402" w:author="Adrien Adrien" w:date="2016-03-15T11:55:00Z">
        <w:r w:rsidDel="00CA7BFE">
          <w:delText xml:space="preserve">a </w:delText>
        </w:r>
      </w:del>
      <w:r>
        <w:t>authentification</w:t>
      </w:r>
    </w:p>
    <w:p w14:paraId="64C4AD48" w14:textId="54763ED9" w:rsidR="0085707A" w:rsidDel="00E23198" w:rsidRDefault="0085707A">
      <w:pPr>
        <w:pStyle w:val="Titre2"/>
        <w:rPr>
          <w:del w:id="403" w:author="Adrien Adrien" w:date="2016-03-15T13:08:00Z"/>
          <w:b w:val="0"/>
          <w:lang w:eastAsia="fr-FR"/>
        </w:rPr>
        <w:pPrChange w:id="404" w:author="Adrien Adrien" w:date="2016-03-15T13:08:00Z">
          <w:pPr>
            <w:pStyle w:val="Titre2"/>
            <w:ind w:firstLine="708"/>
          </w:pPr>
        </w:pPrChange>
      </w:pPr>
      <w:del w:id="405" w:author="Adrien Adrien" w:date="2016-03-15T13:08:00Z">
        <w:r w:rsidDel="00E23198">
          <w:rPr>
            <w:b w:val="0"/>
            <w:lang w:eastAsia="fr-FR"/>
          </w:rPr>
          <w:lastRenderedPageBreak/>
          <w:tab/>
        </w:r>
        <w:r w:rsidRPr="00B60B80" w:rsidDel="00E23198">
          <w:rPr>
            <w:color w:val="auto"/>
            <w:lang w:eastAsia="fr-FR"/>
          </w:rPr>
          <w:delText>Réservation des salles</w:delText>
        </w:r>
        <w:r w:rsidDel="00E23198">
          <w:rPr>
            <w:b w:val="0"/>
            <w:lang w:eastAsia="fr-FR"/>
          </w:rPr>
          <w:delText xml:space="preserve"> </w:delText>
        </w:r>
      </w:del>
    </w:p>
    <w:p w14:paraId="68387F64" w14:textId="5755F981" w:rsidR="00211FCD" w:rsidDel="00E23198" w:rsidRDefault="0085707A">
      <w:pPr>
        <w:pStyle w:val="Titre2"/>
        <w:rPr>
          <w:del w:id="406" w:author="Adrien Adrien" w:date="2016-03-15T13:08:00Z"/>
        </w:rPr>
        <w:pPrChange w:id="407" w:author="Adrien Adrien" w:date="2016-03-15T13:08:00Z">
          <w:pPr>
            <w:keepNext/>
            <w:jc w:val="center"/>
          </w:pPr>
        </w:pPrChange>
      </w:pPr>
      <w:del w:id="408" w:author="Adrien Adrien" w:date="2016-03-15T13:08:00Z">
        <w:r w:rsidRPr="008F284A" w:rsidDel="00E23198">
          <w:rPr>
            <w:noProof/>
            <w:lang w:eastAsia="fr-FR"/>
          </w:rPr>
          <w:drawing>
            <wp:inline distT="0" distB="0" distL="0" distR="0" wp14:anchorId="33DF61B5" wp14:editId="0D1F05FE">
              <wp:extent cx="6160168" cy="4924927"/>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servation .jpg"/>
                      <pic:cNvPicPr/>
                    </pic:nvPicPr>
                    <pic:blipFill>
                      <a:blip r:embed="rId29">
                        <a:extLst>
                          <a:ext uri="{28A0092B-C50C-407E-A947-70E740481C1C}">
                            <a14:useLocalDpi xmlns:a14="http://schemas.microsoft.com/office/drawing/2010/main" val="0"/>
                          </a:ext>
                        </a:extLst>
                      </a:blip>
                      <a:stretch>
                        <a:fillRect/>
                      </a:stretch>
                    </pic:blipFill>
                    <pic:spPr>
                      <a:xfrm>
                        <a:off x="0" y="0"/>
                        <a:ext cx="6165063" cy="4928840"/>
                      </a:xfrm>
                      <a:prstGeom prst="rect">
                        <a:avLst/>
                      </a:prstGeom>
                    </pic:spPr>
                  </pic:pic>
                </a:graphicData>
              </a:graphic>
            </wp:inline>
          </w:drawing>
        </w:r>
      </w:del>
    </w:p>
    <w:p w14:paraId="5A7C102B" w14:textId="7994CD86" w:rsidR="0085707A" w:rsidRDefault="00211FCD" w:rsidP="0073040E">
      <w:pPr>
        <w:pStyle w:val="Lgende"/>
        <w:jc w:val="center"/>
        <w:rPr>
          <w:lang w:eastAsia="fr-FR"/>
        </w:rPr>
      </w:pPr>
      <w:del w:id="409" w:author="Adrien Adrien" w:date="2016-03-15T13:08:00Z">
        <w:r w:rsidDel="00E23198">
          <w:delText xml:space="preserve">Figure </w:delText>
        </w:r>
        <w:r w:rsidR="006419A9" w:rsidDel="00E23198">
          <w:fldChar w:fldCharType="begin"/>
        </w:r>
        <w:r w:rsidR="006419A9" w:rsidDel="00E23198">
          <w:delInstrText xml:space="preserve"> SEQ Figure \* ARABIC </w:delInstrText>
        </w:r>
        <w:r w:rsidR="006419A9" w:rsidDel="00E23198">
          <w:fldChar w:fldCharType="separate"/>
        </w:r>
      </w:del>
      <w:del w:id="410" w:author="Adrien Adrien" w:date="2016-03-15T11:40:00Z">
        <w:r w:rsidR="00646A4A" w:rsidDel="005B1FEC">
          <w:rPr>
            <w:noProof/>
          </w:rPr>
          <w:delText>6</w:delText>
        </w:r>
      </w:del>
      <w:del w:id="411" w:author="Adrien Adrien" w:date="2016-03-15T13:08:00Z">
        <w:r w:rsidR="006419A9" w:rsidDel="00E23198">
          <w:rPr>
            <w:noProof/>
          </w:rPr>
          <w:fldChar w:fldCharType="end"/>
        </w:r>
        <w:r w:rsidDel="00E23198">
          <w:delText xml:space="preserve"> </w:delText>
        </w:r>
        <w:r w:rsidRPr="0072301E" w:rsidDel="00E23198">
          <w:delText xml:space="preserve">Diagramme de séquence correspondant </w:delText>
        </w:r>
        <w:r w:rsidDel="00E23198">
          <w:delText>à la réservation des salles</w:delText>
        </w:r>
      </w:del>
    </w:p>
    <w:p w14:paraId="64853097" w14:textId="77777777" w:rsidR="0085707A" w:rsidRDefault="0085707A" w:rsidP="00B60B80">
      <w:pPr>
        <w:pStyle w:val="Titre2"/>
        <w:ind w:firstLine="708"/>
        <w:rPr>
          <w:ins w:id="412" w:author="Adrien Adrien" w:date="2016-03-15T13:08:00Z"/>
          <w:color w:val="auto"/>
          <w:lang w:eastAsia="fr-FR"/>
        </w:rPr>
      </w:pPr>
      <w:bookmarkStart w:id="413" w:name="_Toc445811043"/>
      <w:r w:rsidRPr="00B60B80">
        <w:rPr>
          <w:color w:val="auto"/>
          <w:lang w:eastAsia="fr-FR"/>
        </w:rPr>
        <w:lastRenderedPageBreak/>
        <w:t>Consultation emploi du temps – Profil « </w:t>
      </w:r>
      <w:r w:rsidR="00F82119">
        <w:rPr>
          <w:color w:val="auto"/>
          <w:lang w:eastAsia="fr-FR"/>
        </w:rPr>
        <w:t>Agent</w:t>
      </w:r>
      <w:r w:rsidRPr="00B60B80">
        <w:rPr>
          <w:color w:val="auto"/>
          <w:lang w:eastAsia="fr-FR"/>
        </w:rPr>
        <w:t xml:space="preserve"> municipa</w:t>
      </w:r>
      <w:r w:rsidR="00F82119">
        <w:rPr>
          <w:color w:val="auto"/>
          <w:lang w:eastAsia="fr-FR"/>
        </w:rPr>
        <w:t>l</w:t>
      </w:r>
      <w:r w:rsidRPr="00B60B80">
        <w:rPr>
          <w:color w:val="auto"/>
          <w:lang w:eastAsia="fr-FR"/>
        </w:rPr>
        <w:t> »</w:t>
      </w:r>
      <w:bookmarkEnd w:id="413"/>
    </w:p>
    <w:p w14:paraId="15A1AFFC" w14:textId="64C239B2" w:rsidR="00E23198" w:rsidRPr="0073040E" w:rsidRDefault="00E23198">
      <w:pPr>
        <w:rPr>
          <w:lang w:eastAsia="fr-FR"/>
        </w:rPr>
        <w:pPrChange w:id="414" w:author="Adrien Adrien" w:date="2016-03-15T13:08:00Z">
          <w:pPr>
            <w:pStyle w:val="Titre2"/>
            <w:ind w:firstLine="708"/>
          </w:pPr>
        </w:pPrChange>
      </w:pPr>
      <w:ins w:id="415" w:author="Adrien Adrien" w:date="2016-03-15T13:08:00Z">
        <w:r>
          <w:rPr>
            <w:rStyle w:val="apple-style-span"/>
            <w:color w:val="000000"/>
          </w:rPr>
          <w:t>Ce diagramme permet de comprendre les opérations à effectuer pour qu’un agent municipal consulte son emploi du temps.</w:t>
        </w:r>
      </w:ins>
    </w:p>
    <w:p w14:paraId="64A5EB11" w14:textId="77777777" w:rsidR="00B60B80" w:rsidRPr="00B60B80" w:rsidRDefault="00B60B80" w:rsidP="00B60B80">
      <w:pPr>
        <w:rPr>
          <w:lang w:eastAsia="fr-FR"/>
        </w:rPr>
      </w:pPr>
    </w:p>
    <w:p w14:paraId="4C37DFB0" w14:textId="746B1DD3" w:rsidR="00211FCD" w:rsidRDefault="007378FA" w:rsidP="00211FCD">
      <w:pPr>
        <w:keepNext/>
      </w:pPr>
      <w:ins w:id="416" w:author="Anca Horeanu" w:date="2016-03-15T21:41:00Z">
        <w:r>
          <w:rPr>
            <w:b/>
            <w:noProof/>
            <w:lang w:eastAsia="fr-FR"/>
          </w:rPr>
          <w:lastRenderedPageBreak/>
          <w:drawing>
            <wp:inline distT="0" distB="0" distL="0" distR="0" wp14:anchorId="680E1A2C" wp14:editId="7F18C5D9">
              <wp:extent cx="7442200" cy="4572000"/>
              <wp:effectExtent l="0" t="0" r="6350" b="0"/>
              <wp:docPr id="52" name="Image 52" descr="C:\Users\Anca\Desktop\Sequence consulter emplois du te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ca\Desktop\Sequence consulter emplois du temp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200" cy="4572000"/>
                      </a:xfrm>
                      <a:prstGeom prst="rect">
                        <a:avLst/>
                      </a:prstGeom>
                      <a:noFill/>
                      <a:ln>
                        <a:noFill/>
                      </a:ln>
                    </pic:spPr>
                  </pic:pic>
                </a:graphicData>
              </a:graphic>
            </wp:inline>
          </w:drawing>
        </w:r>
      </w:ins>
      <w:bookmarkStart w:id="417" w:name="_GoBack"/>
      <w:bookmarkEnd w:id="417"/>
      <w:del w:id="418" w:author="Anca Horeanu" w:date="2016-03-15T21:41:00Z">
        <w:r w:rsidR="0085707A" w:rsidDel="007378FA">
          <w:rPr>
            <w:b/>
            <w:noProof/>
            <w:lang w:eastAsia="fr-FR"/>
          </w:rPr>
          <w:lastRenderedPageBreak/>
          <w:drawing>
            <wp:inline distT="0" distB="0" distL="0" distR="0" wp14:anchorId="6C03D25D" wp14:editId="201EB80E">
              <wp:extent cx="8595360" cy="3657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consulter_edt.jpg"/>
                      <pic:cNvPicPr/>
                    </pic:nvPicPr>
                    <pic:blipFill>
                      <a:blip r:embed="rId31">
                        <a:extLst>
                          <a:ext uri="{28A0092B-C50C-407E-A947-70E740481C1C}">
                            <a14:useLocalDpi xmlns:a14="http://schemas.microsoft.com/office/drawing/2010/main" val="0"/>
                          </a:ext>
                        </a:extLst>
                      </a:blip>
                      <a:stretch>
                        <a:fillRect/>
                      </a:stretch>
                    </pic:blipFill>
                    <pic:spPr>
                      <a:xfrm>
                        <a:off x="0" y="0"/>
                        <a:ext cx="8595360" cy="3657600"/>
                      </a:xfrm>
                      <a:prstGeom prst="rect">
                        <a:avLst/>
                      </a:prstGeom>
                    </pic:spPr>
                  </pic:pic>
                </a:graphicData>
              </a:graphic>
            </wp:inline>
          </w:drawing>
        </w:r>
      </w:del>
    </w:p>
    <w:p w14:paraId="168D4E16" w14:textId="382771FC" w:rsidR="0085707A" w:rsidRDefault="00211FCD" w:rsidP="00211FCD">
      <w:pPr>
        <w:pStyle w:val="Lgende"/>
        <w:jc w:val="center"/>
        <w:rPr>
          <w:b w:val="0"/>
          <w:lang w:eastAsia="fr-FR"/>
        </w:rPr>
      </w:pPr>
      <w:r>
        <w:t xml:space="preserve">Figure </w:t>
      </w:r>
      <w:fldSimple w:instr=" SEQ Figure \* ARABIC ">
        <w:ins w:id="419" w:author="Adrien Adrien" w:date="2016-03-15T11:47:00Z">
          <w:r w:rsidR="00ED37C1">
            <w:rPr>
              <w:noProof/>
            </w:rPr>
            <w:t>14</w:t>
          </w:r>
        </w:ins>
        <w:del w:id="420" w:author="Adrien Adrien" w:date="2016-03-15T11:40:00Z">
          <w:r w:rsidR="00646A4A" w:rsidDel="005B1FEC">
            <w:rPr>
              <w:noProof/>
            </w:rPr>
            <w:delText>7</w:delText>
          </w:r>
        </w:del>
      </w:fldSimple>
      <w:r>
        <w:t xml:space="preserve"> </w:t>
      </w:r>
      <w:r w:rsidRPr="008A0541">
        <w:t>Diagramme de séquence corresponda</w:t>
      </w:r>
      <w:r>
        <w:t xml:space="preserve">nt à la consultation de </w:t>
      </w:r>
      <w:del w:id="421" w:author="Adrien Adrien" w:date="2016-03-15T11:55:00Z">
        <w:r w:rsidDel="00CA7BFE">
          <w:delText>l'emplois</w:delText>
        </w:r>
      </w:del>
      <w:ins w:id="422" w:author="Adrien Adrien" w:date="2016-03-15T11:55:00Z">
        <w:r w:rsidR="00CA7BFE">
          <w:t>l’emploi</w:t>
        </w:r>
      </w:ins>
      <w:r>
        <w:t xml:space="preserve"> du temps</w:t>
      </w:r>
    </w:p>
    <w:p w14:paraId="45F97217" w14:textId="77777777" w:rsidR="0085707A" w:rsidRDefault="0085707A" w:rsidP="0085707A">
      <w:pPr>
        <w:rPr>
          <w:b/>
          <w:lang w:eastAsia="fr-FR"/>
        </w:rPr>
      </w:pPr>
    </w:p>
    <w:p w14:paraId="0D9ABCDE" w14:textId="77777777" w:rsidR="00A21DFE" w:rsidDel="0073040E" w:rsidRDefault="0085707A" w:rsidP="0085707A">
      <w:pPr>
        <w:rPr>
          <w:del w:id="423" w:author="Adrien Adrien" w:date="2016-03-15T13:09:00Z"/>
          <w:b/>
          <w:lang w:eastAsia="fr-FR"/>
        </w:rPr>
      </w:pPr>
      <w:r>
        <w:rPr>
          <w:b/>
          <w:lang w:eastAsia="fr-FR"/>
        </w:rPr>
        <w:tab/>
      </w:r>
    </w:p>
    <w:p w14:paraId="044C4254" w14:textId="77777777" w:rsidR="00A21DFE" w:rsidRDefault="00A21DFE" w:rsidP="00A21DFE">
      <w:pPr>
        <w:rPr>
          <w:lang w:eastAsia="fr-FR"/>
        </w:rPr>
      </w:pPr>
      <w:del w:id="424" w:author="Adrien Adrien" w:date="2016-03-15T13:09:00Z">
        <w:r w:rsidDel="0073040E">
          <w:rPr>
            <w:lang w:eastAsia="fr-FR"/>
          </w:rPr>
          <w:br w:type="page"/>
        </w:r>
      </w:del>
    </w:p>
    <w:p w14:paraId="7C995466" w14:textId="68E837DD" w:rsidR="0085707A" w:rsidRDefault="00A21DFE" w:rsidP="00A21DFE">
      <w:pPr>
        <w:pStyle w:val="Titre1"/>
        <w:rPr>
          <w:ins w:id="425" w:author="Adrien Adrien" w:date="2016-03-15T11:56:00Z"/>
          <w:lang w:eastAsia="fr-FR"/>
        </w:rPr>
      </w:pPr>
      <w:bookmarkStart w:id="426" w:name="_Toc445811044"/>
      <w:r>
        <w:rPr>
          <w:lang w:eastAsia="fr-FR"/>
        </w:rPr>
        <w:lastRenderedPageBreak/>
        <w:t xml:space="preserve">Annexe 4 : </w:t>
      </w:r>
      <w:r w:rsidRPr="00A21DFE">
        <w:rPr>
          <w:lang w:eastAsia="fr-FR"/>
        </w:rPr>
        <w:t xml:space="preserve">Diagramme </w:t>
      </w:r>
      <w:r w:rsidR="00990488">
        <w:rPr>
          <w:lang w:eastAsia="fr-FR"/>
        </w:rPr>
        <w:t>d’activité</w:t>
      </w:r>
      <w:bookmarkEnd w:id="426"/>
      <w:del w:id="427" w:author="Adrien Adrien" w:date="2016-03-15T12:37:00Z">
        <w:r w:rsidR="00990488" w:rsidDel="008D0AB2">
          <w:rPr>
            <w:lang w:eastAsia="fr-FR"/>
          </w:rPr>
          <w:delText xml:space="preserve"> – administrateur</w:delText>
        </w:r>
      </w:del>
    </w:p>
    <w:p w14:paraId="5C4C9B06" w14:textId="3A620664" w:rsidR="00CA7BFE" w:rsidRPr="0073040E" w:rsidDel="00CA7BFE" w:rsidRDefault="00CA7BFE">
      <w:pPr>
        <w:rPr>
          <w:del w:id="428" w:author="Adrien Adrien" w:date="2016-03-15T11:56:00Z"/>
          <w:lang w:eastAsia="fr-FR"/>
        </w:rPr>
        <w:pPrChange w:id="429" w:author="Adrien Adrien" w:date="2016-03-15T11:56:00Z">
          <w:pPr>
            <w:pStyle w:val="Titre1"/>
          </w:pPr>
        </w:pPrChange>
      </w:pPr>
      <w:ins w:id="430" w:author="Adrien Adrien" w:date="2016-03-15T11:56:00Z">
        <w:r>
          <w:rPr>
            <w:rStyle w:val="apple-style-span"/>
            <w:color w:val="000000"/>
          </w:rPr>
          <w:t>Des diagrammes permettant de représenter le déclenchement d'événements en fonction des états du système.</w:t>
        </w:r>
        <w:r>
          <w:rPr>
            <w:rStyle w:val="apple-style-span"/>
            <w:color w:val="000000"/>
          </w:rPr>
          <w:br/>
          <w:t>Permettent d’exprimer une dimension temporelle sur une partie du modèle.</w:t>
        </w:r>
      </w:ins>
    </w:p>
    <w:p w14:paraId="2147BCA0" w14:textId="77777777" w:rsidR="00990488" w:rsidRDefault="00990488" w:rsidP="00990488">
      <w:pPr>
        <w:rPr>
          <w:lang w:eastAsia="fr-FR"/>
        </w:rPr>
      </w:pPr>
    </w:p>
    <w:p w14:paraId="581C0B6F" w14:textId="77777777" w:rsidR="00BC5907" w:rsidRDefault="00990488" w:rsidP="00BC5907">
      <w:pPr>
        <w:keepNext/>
      </w:pPr>
      <w:r>
        <w:rPr>
          <w:noProof/>
          <w:lang w:eastAsia="fr-FR"/>
        </w:rPr>
        <w:lastRenderedPageBreak/>
        <w:drawing>
          <wp:inline distT="0" distB="0" distL="0" distR="0" wp14:anchorId="3E1003AB" wp14:editId="3A201C80">
            <wp:extent cx="9486908" cy="4450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Activity _Amin.jpg"/>
                    <pic:cNvPicPr/>
                  </pic:nvPicPr>
                  <pic:blipFill>
                    <a:blip r:embed="rId32">
                      <a:extLst>
                        <a:ext uri="{28A0092B-C50C-407E-A947-70E740481C1C}">
                          <a14:useLocalDpi xmlns:a14="http://schemas.microsoft.com/office/drawing/2010/main" val="0"/>
                        </a:ext>
                      </a:extLst>
                    </a:blip>
                    <a:stretch>
                      <a:fillRect/>
                    </a:stretch>
                  </pic:blipFill>
                  <pic:spPr>
                    <a:xfrm>
                      <a:off x="0" y="0"/>
                      <a:ext cx="9487008" cy="4450127"/>
                    </a:xfrm>
                    <a:prstGeom prst="rect">
                      <a:avLst/>
                    </a:prstGeom>
                  </pic:spPr>
                </pic:pic>
              </a:graphicData>
            </a:graphic>
          </wp:inline>
        </w:drawing>
      </w:r>
    </w:p>
    <w:p w14:paraId="46EF7BD6" w14:textId="77777777" w:rsidR="00990488" w:rsidRDefault="00BC5907" w:rsidP="00BC5907">
      <w:pPr>
        <w:pStyle w:val="Lgende"/>
        <w:jc w:val="center"/>
      </w:pPr>
      <w:r>
        <w:t xml:space="preserve">Figure </w:t>
      </w:r>
      <w:fldSimple w:instr=" SEQ Figure \* ARABIC ">
        <w:ins w:id="431" w:author="Adrien Adrien" w:date="2016-03-15T11:47:00Z">
          <w:r w:rsidR="00ED37C1">
            <w:rPr>
              <w:noProof/>
            </w:rPr>
            <w:t>15</w:t>
          </w:r>
        </w:ins>
        <w:del w:id="432" w:author="Adrien Adrien" w:date="2016-03-15T11:40:00Z">
          <w:r w:rsidR="00646A4A" w:rsidDel="005B1FEC">
            <w:rPr>
              <w:noProof/>
            </w:rPr>
            <w:delText>8</w:delText>
          </w:r>
        </w:del>
      </w:fldSimple>
      <w:r>
        <w:t xml:space="preserve"> Diagramme d'activité</w:t>
      </w:r>
      <w:r w:rsidRPr="004F5EAC">
        <w:t xml:space="preserve"> correspondant </w:t>
      </w:r>
      <w:r>
        <w:t>à l'administrateur</w:t>
      </w:r>
    </w:p>
    <w:p w14:paraId="6C6EAAC3" w14:textId="5C726DF4" w:rsidR="00683F69" w:rsidRDefault="0073040E" w:rsidP="00683F69">
      <w:ins w:id="433" w:author="Adrien Adrien" w:date="2016-03-15T13:09:00Z">
        <w:r>
          <w:rPr>
            <w:rStyle w:val="apple-style-span"/>
            <w:color w:val="000000"/>
          </w:rPr>
          <w:t>Ce diagramme permet de comprendre les différentes étapes pour s</w:t>
        </w:r>
      </w:ins>
      <w:ins w:id="434" w:author="Adrien Adrien" w:date="2016-03-15T13:10:00Z">
        <w:r>
          <w:rPr>
            <w:rStyle w:val="apple-style-span"/>
            <w:color w:val="000000"/>
          </w:rPr>
          <w:t>’inscrire</w:t>
        </w:r>
      </w:ins>
      <w:ins w:id="435" w:author="Adrien Adrien" w:date="2016-03-15T13:09:00Z">
        <w:r>
          <w:rPr>
            <w:rStyle w:val="apple-style-span"/>
            <w:color w:val="000000"/>
          </w:rPr>
          <w:t>.</w:t>
        </w:r>
      </w:ins>
    </w:p>
    <w:p w14:paraId="6C99FBDD" w14:textId="77777777" w:rsidR="00646A4A" w:rsidRDefault="00646A4A" w:rsidP="00646A4A">
      <w:pPr>
        <w:keepNext/>
        <w:jc w:val="center"/>
      </w:pPr>
      <w:r>
        <w:rPr>
          <w:noProof/>
          <w:lang w:eastAsia="fr-FR"/>
        </w:rPr>
        <w:lastRenderedPageBreak/>
        <w:drawing>
          <wp:inline distT="0" distB="0" distL="0" distR="0" wp14:anchorId="74954572" wp14:editId="1D96227F">
            <wp:extent cx="6913839" cy="5069305"/>
            <wp:effectExtent l="0" t="0" r="1905" b="0"/>
            <wp:docPr id="45" name="Image 45" descr="C:\Users\Anca\Desktop\RADUUUUUUUUUUUUUUUUUUUUUUUUUUUUUUUUUUUUUUUU\Activity_Diagram_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ca\Desktop\RADUUUUUUUUUUUUUUUUUUUUUUUUUUUUUUUUUUUUUUUU\Activity_Diagram_Inscrip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3880" cy="5069335"/>
                    </a:xfrm>
                    <a:prstGeom prst="rect">
                      <a:avLst/>
                    </a:prstGeom>
                    <a:noFill/>
                    <a:ln>
                      <a:noFill/>
                    </a:ln>
                  </pic:spPr>
                </pic:pic>
              </a:graphicData>
            </a:graphic>
          </wp:inline>
        </w:drawing>
      </w:r>
    </w:p>
    <w:p w14:paraId="6A604565" w14:textId="77777777" w:rsidR="00683F69" w:rsidRDefault="00646A4A" w:rsidP="00646A4A">
      <w:pPr>
        <w:pStyle w:val="Lgende"/>
        <w:jc w:val="center"/>
      </w:pPr>
      <w:r>
        <w:t xml:space="preserve">Figure </w:t>
      </w:r>
      <w:fldSimple w:instr=" SEQ Figure \* ARABIC ">
        <w:ins w:id="436" w:author="Adrien Adrien" w:date="2016-03-15T11:47:00Z">
          <w:r w:rsidR="00ED37C1">
            <w:rPr>
              <w:noProof/>
            </w:rPr>
            <w:t>16</w:t>
          </w:r>
        </w:ins>
        <w:del w:id="437" w:author="Adrien Adrien" w:date="2016-03-15T11:40:00Z">
          <w:r w:rsidDel="005B1FEC">
            <w:rPr>
              <w:noProof/>
            </w:rPr>
            <w:delText>9</w:delText>
          </w:r>
        </w:del>
      </w:fldSimple>
      <w:r>
        <w:t xml:space="preserve"> Diagramme d'activité d'inscription</w:t>
      </w:r>
    </w:p>
    <w:p w14:paraId="250BA81F" w14:textId="5B70365A" w:rsidR="0073040E" w:rsidRDefault="0073040E" w:rsidP="0073040E">
      <w:pPr>
        <w:rPr>
          <w:ins w:id="438" w:author="Adrien Adrien" w:date="2016-03-15T13:10:00Z"/>
        </w:rPr>
      </w:pPr>
      <w:ins w:id="439" w:author="Adrien Adrien" w:date="2016-03-15T13:10:00Z">
        <w:r>
          <w:rPr>
            <w:rStyle w:val="apple-style-span"/>
            <w:color w:val="000000"/>
          </w:rPr>
          <w:t>Ce diagramme permet de comprendre les différentes étapes pour rechercher une salle.</w:t>
        </w:r>
      </w:ins>
    </w:p>
    <w:p w14:paraId="0A531421" w14:textId="6E5CC16C" w:rsidR="00646A4A" w:rsidRDefault="00646A4A">
      <w:pPr>
        <w:keepNext/>
        <w:pPrChange w:id="440" w:author="Adrien Adrien" w:date="2016-03-15T13:10:00Z">
          <w:pPr>
            <w:keepNext/>
            <w:jc w:val="center"/>
          </w:pPr>
        </w:pPrChange>
      </w:pPr>
      <w:r>
        <w:rPr>
          <w:noProof/>
          <w:lang w:eastAsia="fr-FR"/>
        </w:rPr>
        <w:lastRenderedPageBreak/>
        <w:drawing>
          <wp:anchor distT="0" distB="0" distL="114300" distR="114300" simplePos="0" relativeHeight="251654144" behindDoc="0" locked="0" layoutInCell="1" allowOverlap="1" wp14:anchorId="57E81E2C" wp14:editId="42F5E4F1">
            <wp:simplePos x="2324100" y="899160"/>
            <wp:positionH relativeFrom="column">
              <wp:posOffset>2325370</wp:posOffset>
            </wp:positionH>
            <wp:positionV relativeFrom="paragraph">
              <wp:align>top</wp:align>
            </wp:positionV>
            <wp:extent cx="6034173" cy="4809432"/>
            <wp:effectExtent l="0" t="0" r="5080" b="0"/>
            <wp:wrapSquare wrapText="bothSides"/>
            <wp:docPr id="46" name="Image 46" descr="C:\Users\Anca\Desktop\RADUUUUUUUUUUUUUUUUUUUUUUUUUUUUUUUUUUUUUUUU\Activity_Diagram_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ca\Desktop\RADUUUUUUUUUUUUUUUUUUUUUUUUUUUUUUUUUUUUUUUU\Activity_Diagram_Reserv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4173" cy="4809432"/>
                    </a:xfrm>
                    <a:prstGeom prst="rect">
                      <a:avLst/>
                    </a:prstGeom>
                    <a:noFill/>
                    <a:ln>
                      <a:noFill/>
                    </a:ln>
                  </pic:spPr>
                </pic:pic>
              </a:graphicData>
            </a:graphic>
          </wp:anchor>
        </w:drawing>
      </w:r>
      <w:ins w:id="441" w:author="Adrien Adrien" w:date="2016-03-15T13:10:00Z">
        <w:r w:rsidR="0073040E">
          <w:br w:type="textWrapping" w:clear="all"/>
        </w:r>
      </w:ins>
    </w:p>
    <w:p w14:paraId="3037E0B3" w14:textId="77777777" w:rsidR="00646A4A" w:rsidRDefault="00646A4A" w:rsidP="00646A4A">
      <w:pPr>
        <w:pStyle w:val="Lgende"/>
        <w:jc w:val="center"/>
      </w:pPr>
      <w:r>
        <w:t xml:space="preserve">Figure </w:t>
      </w:r>
      <w:fldSimple w:instr=" SEQ Figure \* ARABIC ">
        <w:ins w:id="442" w:author="Adrien Adrien" w:date="2016-03-15T11:47:00Z">
          <w:r w:rsidR="00ED37C1">
            <w:rPr>
              <w:noProof/>
            </w:rPr>
            <w:t>17</w:t>
          </w:r>
        </w:ins>
        <w:del w:id="443" w:author="Adrien Adrien" w:date="2016-03-15T11:40:00Z">
          <w:r w:rsidDel="005B1FEC">
            <w:rPr>
              <w:noProof/>
            </w:rPr>
            <w:delText>10</w:delText>
          </w:r>
        </w:del>
      </w:fldSimple>
      <w:r>
        <w:t xml:space="preserve"> </w:t>
      </w:r>
      <w:r w:rsidRPr="00AB7447">
        <w:t>Di</w:t>
      </w:r>
      <w:r>
        <w:t xml:space="preserve">agramme d'activité d'une </w:t>
      </w:r>
      <w:r w:rsidR="006419A9">
        <w:t>réservation</w:t>
      </w:r>
    </w:p>
    <w:p w14:paraId="5CF890B0" w14:textId="1EB31CD7" w:rsidR="0073040E" w:rsidRDefault="0073040E" w:rsidP="0073040E">
      <w:pPr>
        <w:rPr>
          <w:ins w:id="444" w:author="Adrien Adrien" w:date="2016-03-15T13:10:00Z"/>
        </w:rPr>
      </w:pPr>
      <w:ins w:id="445" w:author="Adrien Adrien" w:date="2016-03-15T13:10:00Z">
        <w:r>
          <w:rPr>
            <w:rStyle w:val="apple-style-span"/>
            <w:color w:val="000000"/>
          </w:rPr>
          <w:t xml:space="preserve">Cette architecture </w:t>
        </w:r>
      </w:ins>
      <w:ins w:id="446" w:author="Adrien Adrien" w:date="2016-03-15T13:11:00Z">
        <w:r>
          <w:rPr>
            <w:rStyle w:val="apple-style-span"/>
            <w:color w:val="000000"/>
          </w:rPr>
          <w:t>représente</w:t>
        </w:r>
      </w:ins>
      <w:ins w:id="447" w:author="Adrien Adrien" w:date="2016-03-15T13:10:00Z">
        <w:r>
          <w:rPr>
            <w:rStyle w:val="apple-style-span"/>
            <w:color w:val="000000"/>
          </w:rPr>
          <w:t xml:space="preserve"> le modèle </w:t>
        </w:r>
      </w:ins>
      <w:ins w:id="448" w:author="Adrien Adrien" w:date="2016-03-15T13:13:00Z">
        <w:r>
          <w:rPr>
            <w:rStyle w:val="apple-style-span"/>
            <w:color w:val="000000"/>
          </w:rPr>
          <w:t>administrateur</w:t>
        </w:r>
      </w:ins>
      <w:ins w:id="449" w:author="Adrien Adrien" w:date="2016-03-15T13:11:00Z">
        <w:r>
          <w:rPr>
            <w:rStyle w:val="apple-style-span"/>
            <w:color w:val="000000"/>
          </w:rPr>
          <w:t xml:space="preserve"> et toutes les actions qu’il peut effectuer</w:t>
        </w:r>
      </w:ins>
      <w:ins w:id="450" w:author="Adrien Adrien" w:date="2016-03-15T13:10:00Z">
        <w:r>
          <w:rPr>
            <w:rStyle w:val="apple-style-span"/>
            <w:color w:val="000000"/>
          </w:rPr>
          <w:t>.</w:t>
        </w:r>
      </w:ins>
    </w:p>
    <w:p w14:paraId="6AB3FB08" w14:textId="04D7D15E" w:rsidR="00646A4A" w:rsidRDefault="0073040E">
      <w:pPr>
        <w:keepNext/>
        <w:pPrChange w:id="451" w:author="Adrien Adrien" w:date="2016-03-15T13:10:00Z">
          <w:pPr>
            <w:keepNext/>
            <w:jc w:val="center"/>
          </w:pPr>
        </w:pPrChange>
      </w:pPr>
      <w:ins w:id="452" w:author="Adrien Adrien" w:date="2016-03-15T13:10:00Z">
        <w:r>
          <w:lastRenderedPageBreak/>
          <w:br w:type="textWrapping" w:clear="all"/>
        </w:r>
      </w:ins>
    </w:p>
    <w:p w14:paraId="15B2511A" w14:textId="6B2F62BD" w:rsidR="00646A4A" w:rsidRDefault="00646A4A" w:rsidP="00646A4A">
      <w:pPr>
        <w:pStyle w:val="Lgende"/>
        <w:jc w:val="center"/>
      </w:pPr>
      <w:r>
        <w:t xml:space="preserve">Figure </w:t>
      </w:r>
      <w:fldSimple w:instr=" SEQ Figure \* ARABIC ">
        <w:ins w:id="453" w:author="Adrien Adrien" w:date="2016-03-15T11:47:00Z">
          <w:r w:rsidR="00ED37C1">
            <w:rPr>
              <w:noProof/>
            </w:rPr>
            <w:t>18</w:t>
          </w:r>
        </w:ins>
        <w:del w:id="454" w:author="Adrien Adrien" w:date="2016-03-15T11:40:00Z">
          <w:r w:rsidDel="005B1FEC">
            <w:rPr>
              <w:noProof/>
            </w:rPr>
            <w:delText>11</w:delText>
          </w:r>
        </w:del>
      </w:fldSimple>
      <w:r>
        <w:t xml:space="preserve"> Architecture du site pour un utilisateur</w:t>
      </w:r>
    </w:p>
    <w:p w14:paraId="74DE1B33" w14:textId="77777777" w:rsidR="00646A4A" w:rsidRDefault="00646A4A" w:rsidP="00646A4A">
      <w:pPr>
        <w:keepNext/>
        <w:jc w:val="center"/>
      </w:pPr>
      <w:r>
        <w:rPr>
          <w:noProof/>
          <w:lang w:eastAsia="fr-FR"/>
        </w:rPr>
        <w:drawing>
          <wp:inline distT="0" distB="0" distL="0" distR="0" wp14:anchorId="55255D6C" wp14:editId="7627A2A1">
            <wp:extent cx="5762663" cy="4013212"/>
            <wp:effectExtent l="0" t="0" r="9525" b="6350"/>
            <wp:docPr id="48" name="Image 48" descr="C:\Users\Anca\Desktop\RADUUUUUUUUUUUUUUUUUUUUUUUUUUUUUUUUUUUUUUUU\Communication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ca\Desktop\RADUUUUUUUUUUUUUUUUUUUUUUUUUUUUUUUUUUUUUUUU\Communication Diagram Adm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157" cy="4014949"/>
                    </a:xfrm>
                    <a:prstGeom prst="rect">
                      <a:avLst/>
                    </a:prstGeom>
                    <a:noFill/>
                    <a:ln>
                      <a:noFill/>
                    </a:ln>
                  </pic:spPr>
                </pic:pic>
              </a:graphicData>
            </a:graphic>
          </wp:inline>
        </w:drawing>
      </w:r>
    </w:p>
    <w:p w14:paraId="07C65BAE" w14:textId="77777777" w:rsidR="00646A4A" w:rsidRDefault="00646A4A" w:rsidP="00646A4A">
      <w:pPr>
        <w:pStyle w:val="Lgende"/>
        <w:jc w:val="center"/>
      </w:pPr>
      <w:r>
        <w:t xml:space="preserve">Figure </w:t>
      </w:r>
      <w:fldSimple w:instr=" SEQ Figure \* ARABIC ">
        <w:ins w:id="455" w:author="Adrien Adrien" w:date="2016-03-15T11:47:00Z">
          <w:r w:rsidR="00ED37C1">
            <w:rPr>
              <w:noProof/>
            </w:rPr>
            <w:t>19</w:t>
          </w:r>
        </w:ins>
        <w:del w:id="456" w:author="Adrien Adrien" w:date="2016-03-15T11:40:00Z">
          <w:r w:rsidDel="005B1FEC">
            <w:rPr>
              <w:noProof/>
            </w:rPr>
            <w:delText>12</w:delText>
          </w:r>
        </w:del>
      </w:fldSimple>
      <w:r>
        <w:t xml:space="preserve"> </w:t>
      </w:r>
      <w:r w:rsidRPr="00B355BE">
        <w:t>Architecture du</w:t>
      </w:r>
      <w:r>
        <w:t xml:space="preserve"> site pour l'administrateur</w:t>
      </w:r>
    </w:p>
    <w:p w14:paraId="1464835D" w14:textId="77777777" w:rsidR="0073040E" w:rsidRDefault="0073040E">
      <w:pPr>
        <w:rPr>
          <w:ins w:id="457" w:author="Adrien Adrien" w:date="2016-03-15T13:12:00Z"/>
        </w:rPr>
      </w:pPr>
      <w:ins w:id="458" w:author="Adrien Adrien" w:date="2016-03-15T13:12:00Z">
        <w:r>
          <w:br w:type="page"/>
        </w:r>
      </w:ins>
    </w:p>
    <w:p w14:paraId="6110422E" w14:textId="1F908AAB" w:rsidR="0073040E" w:rsidRDefault="0073040E" w:rsidP="0073040E">
      <w:pPr>
        <w:rPr>
          <w:ins w:id="459" w:author="Adrien Adrien" w:date="2016-03-15T13:13:00Z"/>
        </w:rPr>
      </w:pPr>
      <w:r>
        <w:rPr>
          <w:noProof/>
          <w:lang w:eastAsia="fr-FR"/>
        </w:rPr>
        <w:lastRenderedPageBreak/>
        <w:drawing>
          <wp:anchor distT="0" distB="0" distL="114300" distR="114300" simplePos="0" relativeHeight="251662336" behindDoc="0" locked="0" layoutInCell="1" allowOverlap="1" wp14:anchorId="151AA84E" wp14:editId="2180298D">
            <wp:simplePos x="0" y="0"/>
            <wp:positionH relativeFrom="column">
              <wp:posOffset>1491615</wp:posOffset>
            </wp:positionH>
            <wp:positionV relativeFrom="paragraph">
              <wp:posOffset>642620</wp:posOffset>
            </wp:positionV>
            <wp:extent cx="6743700" cy="5042535"/>
            <wp:effectExtent l="0" t="0" r="0" b="5715"/>
            <wp:wrapSquare wrapText="bothSides"/>
            <wp:docPr id="47" name="Image 47" descr="C:\Users\Anca\Desktop\RADUUUUUUUUUUUUUUUUUUUUUUUUUUUUUUUUUUUUUUUU\Architecture_du_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ca\Desktop\RADUUUUUUUUUUUUUUUUUUUUUUUUUUUUUUUUUUUUUUUU\Architecture_du_sit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43700" cy="5042535"/>
                    </a:xfrm>
                    <a:prstGeom prst="rect">
                      <a:avLst/>
                    </a:prstGeom>
                    <a:noFill/>
                    <a:ln>
                      <a:noFill/>
                    </a:ln>
                  </pic:spPr>
                </pic:pic>
              </a:graphicData>
            </a:graphic>
            <wp14:sizeRelH relativeFrom="margin">
              <wp14:pctWidth>0</wp14:pctWidth>
            </wp14:sizeRelH>
            <wp14:sizeRelV relativeFrom="margin">
              <wp14:pctHeight>0</wp14:pctHeight>
            </wp14:sizeRelV>
          </wp:anchor>
        </w:drawing>
      </w:r>
      <w:ins w:id="460" w:author="Adrien Adrien" w:date="2016-03-15T13:13:00Z">
        <w:r w:rsidRPr="0073040E">
          <w:rPr>
            <w:rStyle w:val="apple-style-span"/>
            <w:color w:val="000000"/>
          </w:rPr>
          <w:t xml:space="preserve"> </w:t>
        </w:r>
        <w:r>
          <w:rPr>
            <w:rStyle w:val="apple-style-span"/>
            <w:color w:val="000000"/>
          </w:rPr>
          <w:t>Cette architecture représente le modèle utilisateur et toutes les actions qu’il peut effectuer.</w:t>
        </w:r>
      </w:ins>
    </w:p>
    <w:p w14:paraId="608320E0" w14:textId="1C401271" w:rsidR="0073040E" w:rsidRDefault="0073040E">
      <w:pPr>
        <w:rPr>
          <w:ins w:id="461" w:author="Adrien Adrien" w:date="2016-03-15T13:12:00Z"/>
        </w:rPr>
      </w:pPr>
    </w:p>
    <w:p w14:paraId="5FB7E844" w14:textId="5B101633" w:rsidR="00646A4A" w:rsidRDefault="00646A4A" w:rsidP="00683F69"/>
    <w:p w14:paraId="2D56728A" w14:textId="7C78DD44" w:rsidR="00646A4A" w:rsidRDefault="00646A4A" w:rsidP="00646A4A">
      <w:pPr>
        <w:keepNext/>
        <w:jc w:val="center"/>
      </w:pPr>
    </w:p>
    <w:p w14:paraId="6874D8F2" w14:textId="77777777" w:rsidR="00646A4A" w:rsidRPr="00683F69" w:rsidRDefault="00646A4A" w:rsidP="00646A4A">
      <w:pPr>
        <w:pStyle w:val="Lgende"/>
        <w:jc w:val="center"/>
      </w:pPr>
      <w:r>
        <w:t xml:space="preserve">Figure </w:t>
      </w:r>
      <w:fldSimple w:instr=" SEQ Figure \* ARABIC ">
        <w:ins w:id="462" w:author="Adrien Adrien" w:date="2016-03-15T11:47:00Z">
          <w:r w:rsidR="00ED37C1">
            <w:rPr>
              <w:noProof/>
            </w:rPr>
            <w:t>20</w:t>
          </w:r>
        </w:ins>
        <w:del w:id="463" w:author="Adrien Adrien" w:date="2016-03-15T11:40:00Z">
          <w:r w:rsidDel="005B1FEC">
            <w:rPr>
              <w:noProof/>
            </w:rPr>
            <w:delText>13</w:delText>
          </w:r>
        </w:del>
      </w:fldSimple>
      <w:r>
        <w:t xml:space="preserve"> </w:t>
      </w:r>
      <w:r w:rsidRPr="00B328F9">
        <w:t>Architec</w:t>
      </w:r>
      <w:r>
        <w:t>ture du site pour un employé</w:t>
      </w:r>
    </w:p>
    <w:p w14:paraId="65B39A52" w14:textId="50CA1978" w:rsidR="0073040E" w:rsidRDefault="0073040E">
      <w:pPr>
        <w:rPr>
          <w:ins w:id="464" w:author="Adrien Adrien" w:date="2016-03-15T13:13:00Z"/>
          <w:lang w:eastAsia="fr-FR"/>
        </w:rPr>
      </w:pPr>
      <w:ins w:id="465" w:author="Adrien Adrien" w:date="2016-03-15T13:13:00Z">
        <w:r>
          <w:rPr>
            <w:lang w:eastAsia="fr-FR"/>
          </w:rPr>
          <w:br w:type="page"/>
        </w:r>
      </w:ins>
    </w:p>
    <w:p w14:paraId="65A36EFA" w14:textId="157E1F9C" w:rsidR="0073040E" w:rsidRDefault="0073040E" w:rsidP="0073040E">
      <w:pPr>
        <w:rPr>
          <w:ins w:id="466" w:author="Adrien Adrien" w:date="2016-03-15T13:13:00Z"/>
        </w:rPr>
      </w:pPr>
      <w:ins w:id="467" w:author="Adrien Adrien" w:date="2016-03-15T13:13:00Z">
        <w:r>
          <w:rPr>
            <w:rStyle w:val="apple-style-span"/>
            <w:color w:val="000000"/>
          </w:rPr>
          <w:lastRenderedPageBreak/>
          <w:t xml:space="preserve">Cette architecture représente le modèle </w:t>
        </w:r>
      </w:ins>
      <w:ins w:id="468" w:author="Adrien Adrien" w:date="2016-03-15T13:14:00Z">
        <w:r>
          <w:rPr>
            <w:rStyle w:val="apple-style-span"/>
            <w:color w:val="000000"/>
          </w:rPr>
          <w:t>employé</w:t>
        </w:r>
      </w:ins>
      <w:ins w:id="469" w:author="Adrien Adrien" w:date="2016-03-15T13:13:00Z">
        <w:r>
          <w:rPr>
            <w:rStyle w:val="apple-style-span"/>
            <w:color w:val="000000"/>
          </w:rPr>
          <w:t xml:space="preserve"> et toutes les actions qu’il peut effectuer.</w:t>
        </w:r>
      </w:ins>
    </w:p>
    <w:p w14:paraId="549E8C85" w14:textId="743FF6F1" w:rsidR="00990488" w:rsidRPr="00990488" w:rsidRDefault="0073040E" w:rsidP="00990488">
      <w:pPr>
        <w:rPr>
          <w:lang w:eastAsia="fr-FR"/>
        </w:rPr>
      </w:pPr>
      <w:r>
        <w:rPr>
          <w:noProof/>
          <w:lang w:eastAsia="fr-FR"/>
        </w:rPr>
        <w:drawing>
          <wp:anchor distT="0" distB="0" distL="114300" distR="114300" simplePos="0" relativeHeight="251666432" behindDoc="0" locked="0" layoutInCell="1" allowOverlap="1" wp14:anchorId="087A53B2" wp14:editId="28BC94C1">
            <wp:simplePos x="0" y="0"/>
            <wp:positionH relativeFrom="column">
              <wp:posOffset>1493973</wp:posOffset>
            </wp:positionH>
            <wp:positionV relativeFrom="paragraph">
              <wp:posOffset>101146</wp:posOffset>
            </wp:positionV>
            <wp:extent cx="6318225" cy="4836695"/>
            <wp:effectExtent l="0" t="0" r="6985" b="2540"/>
            <wp:wrapSquare wrapText="bothSides"/>
            <wp:docPr id="49" name="Image 49" descr="C:\Users\Anca\Desktop\RADUUUUUUUUUUUUUUUUUUUUUUUUUUUUUUUUUUUUUUUU\Communication Diagram Employ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ca\Desktop\RADUUUUUUUUUUUUUUUUUUUUUUUUUUUUUUUUUUUUUUUU\Communication Diagram Employé.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8225" cy="48366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90488" w:rsidRPr="00990488" w:rsidSect="000D3A78">
      <w:pgSz w:w="16838" w:h="11906" w:orient="landscape"/>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Adrien Adrien" w:date="2016-03-15T11:20:00Z" w:initials="AA">
    <w:p w14:paraId="00706BFC" w14:textId="77777777" w:rsidR="00D514E6" w:rsidRDefault="00D514E6">
      <w:pPr>
        <w:pStyle w:val="Commentaire"/>
      </w:pPr>
      <w:r>
        <w:rPr>
          <w:rStyle w:val="Marquedecommentaire"/>
        </w:rPr>
        <w:annotationRef/>
      </w:r>
      <w:r>
        <w:t xml:space="preserve">Vraiment ? </w:t>
      </w:r>
    </w:p>
  </w:comment>
  <w:comment w:id="28" w:author="Adrien Adrien" w:date="2016-03-15T13:15:00Z" w:initials="AA">
    <w:p w14:paraId="7805CF79" w14:textId="579B9E22" w:rsidR="00D514E6" w:rsidRDefault="00D514E6">
      <w:pPr>
        <w:pStyle w:val="Commentaire"/>
      </w:pPr>
      <w:r>
        <w:rPr>
          <w:rStyle w:val="Marquedecommentaire"/>
        </w:rPr>
        <w:annotationRef/>
      </w:r>
      <w:proofErr w:type="spellStart"/>
      <w:r>
        <w:t>Example</w:t>
      </w:r>
      <w:proofErr w:type="spellEnd"/>
      <w:r>
        <w:t> !</w:t>
      </w:r>
    </w:p>
  </w:comment>
  <w:comment w:id="49" w:author="Adrien Adrien" w:date="2016-03-15T11:22:00Z" w:initials="AA">
    <w:p w14:paraId="73EB60F6" w14:textId="77777777" w:rsidR="00D514E6" w:rsidRDefault="00D514E6">
      <w:pPr>
        <w:pStyle w:val="Commentaire"/>
      </w:pPr>
      <w:r>
        <w:rPr>
          <w:rStyle w:val="Marquedecommentaire"/>
        </w:rPr>
        <w:annotationRef/>
      </w:r>
      <w:r>
        <w:t xml:space="preserve">Pk </w:t>
      </w:r>
      <w:proofErr w:type="gramStart"/>
      <w:r>
        <w:t>parler</w:t>
      </w:r>
      <w:proofErr w:type="gramEnd"/>
      <w:r>
        <w:t xml:space="preserve"> anglais ?</w:t>
      </w:r>
    </w:p>
  </w:comment>
  <w:comment w:id="58" w:author="Adrien Adrien" w:date="2016-03-15T11:53:00Z" w:initials="AA">
    <w:p w14:paraId="08D368F3" w14:textId="52092D51" w:rsidR="00D514E6" w:rsidRDefault="00D514E6">
      <w:pPr>
        <w:pStyle w:val="Commentaire"/>
      </w:pPr>
      <w:r>
        <w:rPr>
          <w:rStyle w:val="Marquedecommentaire"/>
        </w:rPr>
        <w:annotationRef/>
      </w:r>
      <w:r>
        <w:t xml:space="preserve">Peut </w:t>
      </w:r>
      <w:proofErr w:type="spellStart"/>
      <w:r>
        <w:t>etre</w:t>
      </w:r>
      <w:proofErr w:type="spellEnd"/>
      <w:r>
        <w:t xml:space="preserve"> rajouter un titre a cette partie ?</w:t>
      </w:r>
    </w:p>
  </w:comment>
  <w:comment w:id="59" w:author="Adrien Adrien" w:date="2016-03-15T12:33:00Z" w:initials="AA">
    <w:p w14:paraId="1036FFCF" w14:textId="290059CE" w:rsidR="00D514E6" w:rsidRDefault="00D514E6">
      <w:pPr>
        <w:pStyle w:val="Commentaire"/>
      </w:pPr>
      <w:r>
        <w:rPr>
          <w:rStyle w:val="Marquedecommentair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706BFC" w15:done="0"/>
  <w15:commentEx w15:paraId="7805CF79" w15:done="0"/>
  <w15:commentEx w15:paraId="73EB60F6" w15:done="0"/>
  <w15:commentEx w15:paraId="08D368F3" w15:done="0"/>
  <w15:commentEx w15:paraId="1036FFCF" w15:paraIdParent="08D368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B9E29C" w14:textId="77777777" w:rsidR="00437A50" w:rsidRDefault="00437A50" w:rsidP="005A3A6A">
      <w:pPr>
        <w:spacing w:after="0" w:line="240" w:lineRule="auto"/>
      </w:pPr>
      <w:r>
        <w:separator/>
      </w:r>
    </w:p>
  </w:endnote>
  <w:endnote w:type="continuationSeparator" w:id="0">
    <w:p w14:paraId="388E73D4" w14:textId="77777777" w:rsidR="00437A50" w:rsidRDefault="00437A50" w:rsidP="005A3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bi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35809"/>
      <w:docPartObj>
        <w:docPartGallery w:val="Page Numbers (Bottom of Page)"/>
        <w:docPartUnique/>
      </w:docPartObj>
    </w:sdtPr>
    <w:sdtContent>
      <w:p w14:paraId="46A1CA8D" w14:textId="77777777" w:rsidR="00D514E6" w:rsidRDefault="00D514E6">
        <w:pPr>
          <w:pStyle w:val="Pieddepage"/>
          <w:jc w:val="center"/>
        </w:pPr>
        <w:r>
          <w:fldChar w:fldCharType="begin"/>
        </w:r>
        <w:r>
          <w:instrText>PAGE   \* MERGEFORMAT</w:instrText>
        </w:r>
        <w:r>
          <w:fldChar w:fldCharType="separate"/>
        </w:r>
        <w:r w:rsidR="007378FA">
          <w:rPr>
            <w:noProof/>
          </w:rPr>
          <w:t>30</w:t>
        </w:r>
        <w:r>
          <w:fldChar w:fldCharType="end"/>
        </w:r>
      </w:p>
    </w:sdtContent>
  </w:sdt>
  <w:p w14:paraId="47E44CA7" w14:textId="77777777" w:rsidR="00D514E6" w:rsidRDefault="00D514E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917116"/>
      <w:docPartObj>
        <w:docPartGallery w:val="Page Numbers (Bottom of Page)"/>
        <w:docPartUnique/>
      </w:docPartObj>
    </w:sdtPr>
    <w:sdtContent>
      <w:p w14:paraId="0182A050" w14:textId="77777777" w:rsidR="00D514E6" w:rsidRDefault="00D514E6">
        <w:pPr>
          <w:pStyle w:val="Pieddepage"/>
          <w:jc w:val="center"/>
        </w:pPr>
        <w:r>
          <w:fldChar w:fldCharType="begin"/>
        </w:r>
        <w:r>
          <w:instrText>PAGE   \* MERGEFORMAT</w:instrText>
        </w:r>
        <w:r>
          <w:fldChar w:fldCharType="separate"/>
        </w:r>
        <w:r w:rsidR="007378FA">
          <w:rPr>
            <w:noProof/>
          </w:rPr>
          <w:t>21</w:t>
        </w:r>
        <w:r>
          <w:fldChar w:fldCharType="end"/>
        </w:r>
      </w:p>
    </w:sdtContent>
  </w:sdt>
  <w:p w14:paraId="0B4CBCFC" w14:textId="77777777" w:rsidR="00D514E6" w:rsidRDefault="00D514E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DF1D36" w14:textId="77777777" w:rsidR="00437A50" w:rsidRDefault="00437A50" w:rsidP="005A3A6A">
      <w:pPr>
        <w:spacing w:after="0" w:line="240" w:lineRule="auto"/>
      </w:pPr>
      <w:r>
        <w:separator/>
      </w:r>
    </w:p>
  </w:footnote>
  <w:footnote w:type="continuationSeparator" w:id="0">
    <w:p w14:paraId="48CBEF8A" w14:textId="77777777" w:rsidR="00437A50" w:rsidRDefault="00437A50" w:rsidP="005A3A6A">
      <w:pPr>
        <w:spacing w:after="0" w:line="240" w:lineRule="auto"/>
      </w:pPr>
      <w:r>
        <w:continuationSeparator/>
      </w:r>
    </w:p>
  </w:footnote>
  <w:footnote w:id="1">
    <w:p w14:paraId="10429586" w14:textId="77777777" w:rsidR="00D514E6" w:rsidRDefault="00D514E6">
      <w:pPr>
        <w:pStyle w:val="Notedebasdepage"/>
      </w:pPr>
      <w:r>
        <w:rPr>
          <w:rStyle w:val="Appelnotedebasdep"/>
        </w:rPr>
        <w:footnoteRef/>
      </w:r>
      <w:r>
        <w:t xml:space="preserve"> </w:t>
      </w:r>
      <w:hyperlink r:id="rId1" w:history="1">
        <w:r w:rsidRPr="00E9008D">
          <w:rPr>
            <w:rStyle w:val="Lienhypertexte"/>
          </w:rPr>
          <w:t>https://www.cnil.fr/fr/la-prospection-commerciale-par-courrier-electronique</w:t>
        </w:r>
      </w:hyperlink>
    </w:p>
    <w:p w14:paraId="656F004E" w14:textId="77777777" w:rsidR="00D514E6" w:rsidRDefault="00D514E6">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4536" w14:textId="77777777" w:rsidR="00D514E6" w:rsidRPr="007E25FE" w:rsidRDefault="00D514E6">
    <w:pPr>
      <w:pStyle w:val="En-tte"/>
      <w:rPr>
        <w:i/>
      </w:rPr>
    </w:pPr>
    <w:r w:rsidRPr="007E25FE">
      <w:rPr>
        <w:i/>
      </w:rPr>
      <w:t>Informatisation du service de location de salles municipales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9D861" w14:textId="77777777" w:rsidR="00D514E6" w:rsidRPr="007E25FE" w:rsidRDefault="00D514E6" w:rsidP="0040598A">
    <w:pPr>
      <w:pStyle w:val="En-tte"/>
      <w:rPr>
        <w:i/>
      </w:rPr>
    </w:pPr>
    <w:r w:rsidRPr="007E25FE">
      <w:rPr>
        <w:i/>
      </w:rPr>
      <w:t>Informatisation du service de location de salles municipales</w:t>
    </w:r>
  </w:p>
  <w:p w14:paraId="483EF082" w14:textId="77777777" w:rsidR="00D514E6" w:rsidRDefault="00D514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65BC2"/>
    <w:multiLevelType w:val="multilevel"/>
    <w:tmpl w:val="E5E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E74D8D"/>
    <w:multiLevelType w:val="hybridMultilevel"/>
    <w:tmpl w:val="421A2A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BD2E09"/>
    <w:multiLevelType w:val="hybridMultilevel"/>
    <w:tmpl w:val="7E167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B93781"/>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4">
    <w:nsid w:val="14D73930"/>
    <w:multiLevelType w:val="hybridMultilevel"/>
    <w:tmpl w:val="49FEE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68717E"/>
    <w:multiLevelType w:val="hybridMultilevel"/>
    <w:tmpl w:val="8CA63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1D5C77"/>
    <w:multiLevelType w:val="hybridMultilevel"/>
    <w:tmpl w:val="5B508808"/>
    <w:lvl w:ilvl="0" w:tplc="7E5280D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AD31799"/>
    <w:multiLevelType w:val="hybridMultilevel"/>
    <w:tmpl w:val="FF84FB20"/>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7F064C"/>
    <w:multiLevelType w:val="hybridMultilevel"/>
    <w:tmpl w:val="2402B208"/>
    <w:lvl w:ilvl="0" w:tplc="100AAFC2">
      <w:start w:val="1"/>
      <w:numFmt w:val="decimal"/>
      <w:lvlText w:val="%1."/>
      <w:lvlJc w:val="left"/>
      <w:pPr>
        <w:ind w:left="432" w:hanging="360"/>
      </w:pPr>
      <w:rPr>
        <w:rFonts w:hint="default"/>
      </w:rPr>
    </w:lvl>
    <w:lvl w:ilvl="1" w:tplc="040C0019">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9">
    <w:nsid w:val="2F091C86"/>
    <w:multiLevelType w:val="hybridMultilevel"/>
    <w:tmpl w:val="2168E5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49C0257"/>
    <w:multiLevelType w:val="hybridMultilevel"/>
    <w:tmpl w:val="D17AD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70B4CCE"/>
    <w:multiLevelType w:val="hybridMultilevel"/>
    <w:tmpl w:val="9510F9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B5C05C9"/>
    <w:multiLevelType w:val="hybridMultilevel"/>
    <w:tmpl w:val="627A7E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EFD27F1"/>
    <w:multiLevelType w:val="hybridMultilevel"/>
    <w:tmpl w:val="0DF4A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2561AC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3F256B0"/>
    <w:multiLevelType w:val="hybridMultilevel"/>
    <w:tmpl w:val="B57CF05E"/>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4EF4B58"/>
    <w:multiLevelType w:val="hybridMultilevel"/>
    <w:tmpl w:val="1CC64CDC"/>
    <w:lvl w:ilvl="0" w:tplc="4266B94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5F2176C"/>
    <w:multiLevelType w:val="hybridMultilevel"/>
    <w:tmpl w:val="8FDA3FB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5F46E25"/>
    <w:multiLevelType w:val="hybridMultilevel"/>
    <w:tmpl w:val="AEF69ADA"/>
    <w:lvl w:ilvl="0" w:tplc="0A803FAA">
      <w:start w:val="1"/>
      <w:numFmt w:val="upperLetter"/>
      <w:lvlText w:val="%1."/>
      <w:lvlJc w:val="left"/>
      <w:pPr>
        <w:ind w:left="432" w:hanging="360"/>
      </w:pPr>
      <w:rPr>
        <w:rFonts w:hint="default"/>
        <w:b/>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19">
    <w:nsid w:val="47EF6735"/>
    <w:multiLevelType w:val="hybridMultilevel"/>
    <w:tmpl w:val="B9823B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ACB0613"/>
    <w:multiLevelType w:val="hybridMultilevel"/>
    <w:tmpl w:val="A134B026"/>
    <w:lvl w:ilvl="0" w:tplc="1F544B86">
      <w:start w:val="1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BA95290"/>
    <w:multiLevelType w:val="multilevel"/>
    <w:tmpl w:val="605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BBF1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02A1AA0"/>
    <w:multiLevelType w:val="hybridMultilevel"/>
    <w:tmpl w:val="2A684B88"/>
    <w:lvl w:ilvl="0" w:tplc="7A4C13AC">
      <w:start w:val="1"/>
      <w:numFmt w:val="upperLetter"/>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24">
    <w:nsid w:val="51B024FF"/>
    <w:multiLevelType w:val="hybridMultilevel"/>
    <w:tmpl w:val="0AF0D7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23A3147"/>
    <w:multiLevelType w:val="multilevel"/>
    <w:tmpl w:val="7A2E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695B72"/>
    <w:multiLevelType w:val="hybridMultilevel"/>
    <w:tmpl w:val="DCAE9E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5CB1FC5"/>
    <w:multiLevelType w:val="multilevel"/>
    <w:tmpl w:val="14A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6F81EAA"/>
    <w:multiLevelType w:val="multilevel"/>
    <w:tmpl w:val="240AD7A8"/>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D635F8F"/>
    <w:multiLevelType w:val="hybridMultilevel"/>
    <w:tmpl w:val="CAAE05AA"/>
    <w:lvl w:ilvl="0" w:tplc="CC5C6BE6">
      <w:start w:val="1"/>
      <w:numFmt w:val="bullet"/>
      <w:lvlText w:val=""/>
      <w:lvlJc w:val="left"/>
      <w:pPr>
        <w:ind w:left="1536" w:hanging="360"/>
      </w:pPr>
      <w:rPr>
        <w:rFonts w:ascii="Wingdings" w:eastAsia="Times New Roman" w:hAnsi="Wingdings" w:cs="Times New Roman" w:hint="default"/>
      </w:rPr>
    </w:lvl>
    <w:lvl w:ilvl="1" w:tplc="040C0003" w:tentative="1">
      <w:start w:val="1"/>
      <w:numFmt w:val="bullet"/>
      <w:lvlText w:val="o"/>
      <w:lvlJc w:val="left"/>
      <w:pPr>
        <w:ind w:left="2256" w:hanging="360"/>
      </w:pPr>
      <w:rPr>
        <w:rFonts w:ascii="Courier New" w:hAnsi="Courier New" w:cs="Courier New" w:hint="default"/>
      </w:rPr>
    </w:lvl>
    <w:lvl w:ilvl="2" w:tplc="040C0005" w:tentative="1">
      <w:start w:val="1"/>
      <w:numFmt w:val="bullet"/>
      <w:lvlText w:val=""/>
      <w:lvlJc w:val="left"/>
      <w:pPr>
        <w:ind w:left="2976" w:hanging="360"/>
      </w:pPr>
      <w:rPr>
        <w:rFonts w:ascii="Wingdings" w:hAnsi="Wingdings" w:hint="default"/>
      </w:rPr>
    </w:lvl>
    <w:lvl w:ilvl="3" w:tplc="040C0001" w:tentative="1">
      <w:start w:val="1"/>
      <w:numFmt w:val="bullet"/>
      <w:lvlText w:val=""/>
      <w:lvlJc w:val="left"/>
      <w:pPr>
        <w:ind w:left="3696" w:hanging="360"/>
      </w:pPr>
      <w:rPr>
        <w:rFonts w:ascii="Symbol" w:hAnsi="Symbol" w:hint="default"/>
      </w:rPr>
    </w:lvl>
    <w:lvl w:ilvl="4" w:tplc="040C0003" w:tentative="1">
      <w:start w:val="1"/>
      <w:numFmt w:val="bullet"/>
      <w:lvlText w:val="o"/>
      <w:lvlJc w:val="left"/>
      <w:pPr>
        <w:ind w:left="4416" w:hanging="360"/>
      </w:pPr>
      <w:rPr>
        <w:rFonts w:ascii="Courier New" w:hAnsi="Courier New" w:cs="Courier New" w:hint="default"/>
      </w:rPr>
    </w:lvl>
    <w:lvl w:ilvl="5" w:tplc="040C0005" w:tentative="1">
      <w:start w:val="1"/>
      <w:numFmt w:val="bullet"/>
      <w:lvlText w:val=""/>
      <w:lvlJc w:val="left"/>
      <w:pPr>
        <w:ind w:left="5136" w:hanging="360"/>
      </w:pPr>
      <w:rPr>
        <w:rFonts w:ascii="Wingdings" w:hAnsi="Wingdings" w:hint="default"/>
      </w:rPr>
    </w:lvl>
    <w:lvl w:ilvl="6" w:tplc="040C0001" w:tentative="1">
      <w:start w:val="1"/>
      <w:numFmt w:val="bullet"/>
      <w:lvlText w:val=""/>
      <w:lvlJc w:val="left"/>
      <w:pPr>
        <w:ind w:left="5856" w:hanging="360"/>
      </w:pPr>
      <w:rPr>
        <w:rFonts w:ascii="Symbol" w:hAnsi="Symbol" w:hint="default"/>
      </w:rPr>
    </w:lvl>
    <w:lvl w:ilvl="7" w:tplc="040C0003" w:tentative="1">
      <w:start w:val="1"/>
      <w:numFmt w:val="bullet"/>
      <w:lvlText w:val="o"/>
      <w:lvlJc w:val="left"/>
      <w:pPr>
        <w:ind w:left="6576" w:hanging="360"/>
      </w:pPr>
      <w:rPr>
        <w:rFonts w:ascii="Courier New" w:hAnsi="Courier New" w:cs="Courier New" w:hint="default"/>
      </w:rPr>
    </w:lvl>
    <w:lvl w:ilvl="8" w:tplc="040C0005" w:tentative="1">
      <w:start w:val="1"/>
      <w:numFmt w:val="bullet"/>
      <w:lvlText w:val=""/>
      <w:lvlJc w:val="left"/>
      <w:pPr>
        <w:ind w:left="7296" w:hanging="360"/>
      </w:pPr>
      <w:rPr>
        <w:rFonts w:ascii="Wingdings" w:hAnsi="Wingdings" w:hint="default"/>
      </w:rPr>
    </w:lvl>
  </w:abstractNum>
  <w:abstractNum w:abstractNumId="30">
    <w:nsid w:val="5FE1770A"/>
    <w:multiLevelType w:val="hybridMultilevel"/>
    <w:tmpl w:val="2CEA9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0E7415D"/>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3C66CB7"/>
    <w:multiLevelType w:val="multilevel"/>
    <w:tmpl w:val="CEDA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E53D83"/>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4">
    <w:nsid w:val="67B97170"/>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5">
    <w:nsid w:val="69AC4A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B02027A"/>
    <w:multiLevelType w:val="hybridMultilevel"/>
    <w:tmpl w:val="81762C48"/>
    <w:lvl w:ilvl="0" w:tplc="1E4E0B00">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B433D4A"/>
    <w:multiLevelType w:val="hybridMultilevel"/>
    <w:tmpl w:val="0BF652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5B3277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5EF15EA"/>
    <w:multiLevelType w:val="hybridMultilevel"/>
    <w:tmpl w:val="F11EBDD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B0A1082"/>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25"/>
  </w:num>
  <w:num w:numId="3">
    <w:abstractNumId w:val="29"/>
  </w:num>
  <w:num w:numId="4">
    <w:abstractNumId w:val="6"/>
  </w:num>
  <w:num w:numId="5">
    <w:abstractNumId w:val="1"/>
  </w:num>
  <w:num w:numId="6">
    <w:abstractNumId w:val="24"/>
  </w:num>
  <w:num w:numId="7">
    <w:abstractNumId w:val="39"/>
  </w:num>
  <w:num w:numId="8">
    <w:abstractNumId w:val="11"/>
  </w:num>
  <w:num w:numId="9">
    <w:abstractNumId w:val="16"/>
  </w:num>
  <w:num w:numId="10">
    <w:abstractNumId w:val="3"/>
  </w:num>
  <w:num w:numId="11">
    <w:abstractNumId w:val="9"/>
  </w:num>
  <w:num w:numId="12">
    <w:abstractNumId w:val="7"/>
  </w:num>
  <w:num w:numId="13">
    <w:abstractNumId w:val="23"/>
  </w:num>
  <w:num w:numId="14">
    <w:abstractNumId w:val="18"/>
  </w:num>
  <w:num w:numId="15">
    <w:abstractNumId w:val="12"/>
  </w:num>
  <w:num w:numId="16">
    <w:abstractNumId w:val="31"/>
  </w:num>
  <w:num w:numId="17">
    <w:abstractNumId w:val="40"/>
  </w:num>
  <w:num w:numId="18">
    <w:abstractNumId w:val="19"/>
  </w:num>
  <w:num w:numId="19">
    <w:abstractNumId w:val="10"/>
  </w:num>
  <w:num w:numId="20">
    <w:abstractNumId w:val="2"/>
  </w:num>
  <w:num w:numId="21">
    <w:abstractNumId w:val="4"/>
  </w:num>
  <w:num w:numId="22">
    <w:abstractNumId w:val="36"/>
  </w:num>
  <w:num w:numId="23">
    <w:abstractNumId w:val="17"/>
  </w:num>
  <w:num w:numId="24">
    <w:abstractNumId w:val="13"/>
  </w:num>
  <w:num w:numId="25">
    <w:abstractNumId w:val="37"/>
  </w:num>
  <w:num w:numId="26">
    <w:abstractNumId w:val="0"/>
  </w:num>
  <w:num w:numId="27">
    <w:abstractNumId w:val="21"/>
  </w:num>
  <w:num w:numId="28">
    <w:abstractNumId w:val="27"/>
  </w:num>
  <w:num w:numId="29">
    <w:abstractNumId w:val="15"/>
  </w:num>
  <w:num w:numId="30">
    <w:abstractNumId w:val="30"/>
  </w:num>
  <w:num w:numId="31">
    <w:abstractNumId w:val="14"/>
  </w:num>
  <w:num w:numId="32">
    <w:abstractNumId w:val="28"/>
  </w:num>
  <w:num w:numId="33">
    <w:abstractNumId w:val="35"/>
  </w:num>
  <w:num w:numId="34">
    <w:abstractNumId w:val="22"/>
  </w:num>
  <w:num w:numId="35">
    <w:abstractNumId w:val="38"/>
  </w:num>
  <w:num w:numId="36">
    <w:abstractNumId w:val="26"/>
  </w:num>
  <w:num w:numId="37">
    <w:abstractNumId w:val="33"/>
  </w:num>
  <w:num w:numId="38">
    <w:abstractNumId w:val="34"/>
  </w:num>
  <w:num w:numId="39">
    <w:abstractNumId w:val="32"/>
  </w:num>
  <w:num w:numId="40">
    <w:abstractNumId w:val="20"/>
  </w:num>
  <w:num w:numId="4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en Adrien">
    <w15:presenceInfo w15:providerId="Windows Live" w15:userId="8336336d65029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087"/>
    <w:rsid w:val="00005A96"/>
    <w:rsid w:val="00026CF2"/>
    <w:rsid w:val="000309AE"/>
    <w:rsid w:val="00031152"/>
    <w:rsid w:val="000450AC"/>
    <w:rsid w:val="00061A64"/>
    <w:rsid w:val="00061D08"/>
    <w:rsid w:val="000719D5"/>
    <w:rsid w:val="0007380B"/>
    <w:rsid w:val="00074E9B"/>
    <w:rsid w:val="000A25C1"/>
    <w:rsid w:val="000A4539"/>
    <w:rsid w:val="000C6D81"/>
    <w:rsid w:val="000C7166"/>
    <w:rsid w:val="000D3A78"/>
    <w:rsid w:val="000D5087"/>
    <w:rsid w:val="0010787E"/>
    <w:rsid w:val="00124050"/>
    <w:rsid w:val="00133D57"/>
    <w:rsid w:val="001439B5"/>
    <w:rsid w:val="001579EC"/>
    <w:rsid w:val="00166C3E"/>
    <w:rsid w:val="00172538"/>
    <w:rsid w:val="00174CD2"/>
    <w:rsid w:val="001B22E5"/>
    <w:rsid w:val="001B5BF2"/>
    <w:rsid w:val="001D030C"/>
    <w:rsid w:val="001E33CB"/>
    <w:rsid w:val="00211FCD"/>
    <w:rsid w:val="0021205D"/>
    <w:rsid w:val="002228A4"/>
    <w:rsid w:val="00235E75"/>
    <w:rsid w:val="002369AB"/>
    <w:rsid w:val="002404E8"/>
    <w:rsid w:val="00260892"/>
    <w:rsid w:val="0026407B"/>
    <w:rsid w:val="00272097"/>
    <w:rsid w:val="00276F43"/>
    <w:rsid w:val="00290675"/>
    <w:rsid w:val="002C0F3E"/>
    <w:rsid w:val="00320625"/>
    <w:rsid w:val="00343547"/>
    <w:rsid w:val="00343B82"/>
    <w:rsid w:val="00371D8D"/>
    <w:rsid w:val="003869E7"/>
    <w:rsid w:val="0039077C"/>
    <w:rsid w:val="003B60B9"/>
    <w:rsid w:val="003D26AB"/>
    <w:rsid w:val="003D57F3"/>
    <w:rsid w:val="0040070F"/>
    <w:rsid w:val="0040598A"/>
    <w:rsid w:val="00410DA4"/>
    <w:rsid w:val="004155A9"/>
    <w:rsid w:val="0042088C"/>
    <w:rsid w:val="00421EDF"/>
    <w:rsid w:val="00437A50"/>
    <w:rsid w:val="00467F84"/>
    <w:rsid w:val="00476BB4"/>
    <w:rsid w:val="0048722A"/>
    <w:rsid w:val="00495825"/>
    <w:rsid w:val="004A1B59"/>
    <w:rsid w:val="004B1F96"/>
    <w:rsid w:val="004B4DB5"/>
    <w:rsid w:val="004B66F2"/>
    <w:rsid w:val="004C523D"/>
    <w:rsid w:val="004F1FF8"/>
    <w:rsid w:val="00523DE3"/>
    <w:rsid w:val="00527053"/>
    <w:rsid w:val="005651E1"/>
    <w:rsid w:val="00576FF3"/>
    <w:rsid w:val="0059234C"/>
    <w:rsid w:val="005A3A6A"/>
    <w:rsid w:val="005A6A39"/>
    <w:rsid w:val="005B1FEC"/>
    <w:rsid w:val="005C2C09"/>
    <w:rsid w:val="005D7482"/>
    <w:rsid w:val="005E15E1"/>
    <w:rsid w:val="005E25B5"/>
    <w:rsid w:val="005E276E"/>
    <w:rsid w:val="005E50BF"/>
    <w:rsid w:val="0060263C"/>
    <w:rsid w:val="0060729B"/>
    <w:rsid w:val="00607E5C"/>
    <w:rsid w:val="006170D6"/>
    <w:rsid w:val="00640D1B"/>
    <w:rsid w:val="006419A9"/>
    <w:rsid w:val="00646A4A"/>
    <w:rsid w:val="00663BDE"/>
    <w:rsid w:val="0067730F"/>
    <w:rsid w:val="00683F69"/>
    <w:rsid w:val="006B1647"/>
    <w:rsid w:val="006B45B4"/>
    <w:rsid w:val="006B55FA"/>
    <w:rsid w:val="006E0DB7"/>
    <w:rsid w:val="006F7B79"/>
    <w:rsid w:val="00703587"/>
    <w:rsid w:val="00704A43"/>
    <w:rsid w:val="00707B9F"/>
    <w:rsid w:val="00707D38"/>
    <w:rsid w:val="0073040E"/>
    <w:rsid w:val="00733DE5"/>
    <w:rsid w:val="007378FA"/>
    <w:rsid w:val="00773039"/>
    <w:rsid w:val="007852A9"/>
    <w:rsid w:val="007D2E50"/>
    <w:rsid w:val="007E01A4"/>
    <w:rsid w:val="007E25FE"/>
    <w:rsid w:val="007E6DE4"/>
    <w:rsid w:val="007F329C"/>
    <w:rsid w:val="007F6673"/>
    <w:rsid w:val="00812559"/>
    <w:rsid w:val="008137F0"/>
    <w:rsid w:val="008223FB"/>
    <w:rsid w:val="0085707A"/>
    <w:rsid w:val="00860228"/>
    <w:rsid w:val="008679AF"/>
    <w:rsid w:val="008B26DC"/>
    <w:rsid w:val="008C2917"/>
    <w:rsid w:val="008D0AB2"/>
    <w:rsid w:val="008E2009"/>
    <w:rsid w:val="008F284A"/>
    <w:rsid w:val="008F67E5"/>
    <w:rsid w:val="008F717A"/>
    <w:rsid w:val="00934E21"/>
    <w:rsid w:val="00953D2A"/>
    <w:rsid w:val="0096052F"/>
    <w:rsid w:val="00966BBE"/>
    <w:rsid w:val="00967499"/>
    <w:rsid w:val="00990488"/>
    <w:rsid w:val="009D6F98"/>
    <w:rsid w:val="009D7BCF"/>
    <w:rsid w:val="009F572A"/>
    <w:rsid w:val="00A21DFE"/>
    <w:rsid w:val="00A83284"/>
    <w:rsid w:val="00A873E6"/>
    <w:rsid w:val="00A95184"/>
    <w:rsid w:val="00AA7FC6"/>
    <w:rsid w:val="00AB5FCA"/>
    <w:rsid w:val="00AB7C63"/>
    <w:rsid w:val="00AC46E7"/>
    <w:rsid w:val="00B16211"/>
    <w:rsid w:val="00B17F1D"/>
    <w:rsid w:val="00B57530"/>
    <w:rsid w:val="00B60B80"/>
    <w:rsid w:val="00B6329C"/>
    <w:rsid w:val="00B705C0"/>
    <w:rsid w:val="00BB11C0"/>
    <w:rsid w:val="00BC0981"/>
    <w:rsid w:val="00BC5907"/>
    <w:rsid w:val="00BD1DF9"/>
    <w:rsid w:val="00BE14E4"/>
    <w:rsid w:val="00BF05C6"/>
    <w:rsid w:val="00C05B9A"/>
    <w:rsid w:val="00C0656F"/>
    <w:rsid w:val="00C103CB"/>
    <w:rsid w:val="00C26264"/>
    <w:rsid w:val="00C27878"/>
    <w:rsid w:val="00C67EE0"/>
    <w:rsid w:val="00CA7BFE"/>
    <w:rsid w:val="00CB4571"/>
    <w:rsid w:val="00CC1F30"/>
    <w:rsid w:val="00CE3355"/>
    <w:rsid w:val="00CE4F69"/>
    <w:rsid w:val="00CF5168"/>
    <w:rsid w:val="00CF738C"/>
    <w:rsid w:val="00D20EDF"/>
    <w:rsid w:val="00D34018"/>
    <w:rsid w:val="00D5107F"/>
    <w:rsid w:val="00D514E6"/>
    <w:rsid w:val="00D64A8E"/>
    <w:rsid w:val="00D9375E"/>
    <w:rsid w:val="00DB18DA"/>
    <w:rsid w:val="00E23198"/>
    <w:rsid w:val="00E25327"/>
    <w:rsid w:val="00E30E75"/>
    <w:rsid w:val="00E61C67"/>
    <w:rsid w:val="00E656A5"/>
    <w:rsid w:val="00E76532"/>
    <w:rsid w:val="00E9269F"/>
    <w:rsid w:val="00E935F6"/>
    <w:rsid w:val="00EA1721"/>
    <w:rsid w:val="00EC60C4"/>
    <w:rsid w:val="00ED1396"/>
    <w:rsid w:val="00ED37C1"/>
    <w:rsid w:val="00EF23F9"/>
    <w:rsid w:val="00F111B3"/>
    <w:rsid w:val="00F32ADA"/>
    <w:rsid w:val="00F36942"/>
    <w:rsid w:val="00F51043"/>
    <w:rsid w:val="00F6121E"/>
    <w:rsid w:val="00F63318"/>
    <w:rsid w:val="00F67EEE"/>
    <w:rsid w:val="00F74843"/>
    <w:rsid w:val="00F82119"/>
    <w:rsid w:val="00F832FF"/>
    <w:rsid w:val="00FD07E8"/>
    <w:rsid w:val="00FD2934"/>
    <w:rsid w:val="00FD4807"/>
    <w:rsid w:val="00FE1329"/>
    <w:rsid w:val="00FE3FC9"/>
    <w:rsid w:val="00FE66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F5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E0DB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gende">
    <w:name w:val="caption"/>
    <w:basedOn w:val="Normal"/>
    <w:next w:val="Normal"/>
    <w:uiPriority w:val="35"/>
    <w:unhideWhenUsed/>
    <w:qFormat/>
    <w:rsid w:val="00F51043"/>
    <w:pPr>
      <w:spacing w:line="240" w:lineRule="auto"/>
    </w:pPr>
    <w:rPr>
      <w:b/>
      <w:bCs/>
      <w:color w:val="4F81BD" w:themeColor="accent1"/>
      <w:sz w:val="18"/>
      <w:szCs w:val="18"/>
    </w:rPr>
  </w:style>
  <w:style w:type="character" w:styleId="Marquedecommentaire">
    <w:name w:val="annotation reference"/>
    <w:basedOn w:val="Policepardfaut"/>
    <w:uiPriority w:val="99"/>
    <w:semiHidden/>
    <w:unhideWhenUsed/>
    <w:rsid w:val="006419A9"/>
    <w:rPr>
      <w:sz w:val="16"/>
      <w:szCs w:val="16"/>
    </w:rPr>
  </w:style>
  <w:style w:type="paragraph" w:styleId="Commentaire">
    <w:name w:val="annotation text"/>
    <w:basedOn w:val="Normal"/>
    <w:link w:val="CommentaireCar"/>
    <w:uiPriority w:val="99"/>
    <w:semiHidden/>
    <w:unhideWhenUsed/>
    <w:rsid w:val="006419A9"/>
    <w:pPr>
      <w:spacing w:line="240" w:lineRule="auto"/>
    </w:pPr>
    <w:rPr>
      <w:sz w:val="20"/>
      <w:szCs w:val="20"/>
    </w:rPr>
  </w:style>
  <w:style w:type="character" w:customStyle="1" w:styleId="CommentaireCar">
    <w:name w:val="Commentaire Car"/>
    <w:basedOn w:val="Policepardfaut"/>
    <w:link w:val="Commentaire"/>
    <w:uiPriority w:val="99"/>
    <w:semiHidden/>
    <w:rsid w:val="006419A9"/>
    <w:rPr>
      <w:sz w:val="20"/>
      <w:szCs w:val="20"/>
    </w:rPr>
  </w:style>
  <w:style w:type="paragraph" w:styleId="Objetducommentaire">
    <w:name w:val="annotation subject"/>
    <w:basedOn w:val="Commentaire"/>
    <w:next w:val="Commentaire"/>
    <w:link w:val="ObjetducommentaireCar"/>
    <w:uiPriority w:val="99"/>
    <w:semiHidden/>
    <w:unhideWhenUsed/>
    <w:rsid w:val="006419A9"/>
    <w:rPr>
      <w:b/>
      <w:bCs/>
    </w:rPr>
  </w:style>
  <w:style w:type="character" w:customStyle="1" w:styleId="ObjetducommentaireCar">
    <w:name w:val="Objet du commentaire Car"/>
    <w:basedOn w:val="CommentaireCar"/>
    <w:link w:val="Objetducommentaire"/>
    <w:uiPriority w:val="99"/>
    <w:semiHidden/>
    <w:rsid w:val="006419A9"/>
    <w:rPr>
      <w:b/>
      <w:bCs/>
      <w:sz w:val="20"/>
      <w:szCs w:val="20"/>
    </w:rPr>
  </w:style>
  <w:style w:type="character" w:customStyle="1" w:styleId="apple-style-span">
    <w:name w:val="apple-style-span"/>
    <w:basedOn w:val="Policepardfaut"/>
    <w:rsid w:val="005B1FEC"/>
  </w:style>
  <w:style w:type="character" w:customStyle="1" w:styleId="Titre4Car">
    <w:name w:val="Titre 4 Car"/>
    <w:basedOn w:val="Policepardfaut"/>
    <w:link w:val="Titre4"/>
    <w:uiPriority w:val="9"/>
    <w:rsid w:val="006E0DB7"/>
    <w:rPr>
      <w:rFonts w:asciiTheme="majorHAnsi" w:eastAsiaTheme="majorEastAsia" w:hAnsiTheme="majorHAnsi" w:cstheme="majorBidi"/>
      <w:i/>
      <w:iCs/>
      <w:color w:val="365F91" w:themeColor="accent1" w:themeShade="BF"/>
    </w:rPr>
  </w:style>
  <w:style w:type="character" w:customStyle="1" w:styleId="spelle">
    <w:name w:val="spelle"/>
    <w:basedOn w:val="Policepardfaut"/>
    <w:rsid w:val="006E0D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E0DB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gende">
    <w:name w:val="caption"/>
    <w:basedOn w:val="Normal"/>
    <w:next w:val="Normal"/>
    <w:uiPriority w:val="35"/>
    <w:unhideWhenUsed/>
    <w:qFormat/>
    <w:rsid w:val="00F51043"/>
    <w:pPr>
      <w:spacing w:line="240" w:lineRule="auto"/>
    </w:pPr>
    <w:rPr>
      <w:b/>
      <w:bCs/>
      <w:color w:val="4F81BD" w:themeColor="accent1"/>
      <w:sz w:val="18"/>
      <w:szCs w:val="18"/>
    </w:rPr>
  </w:style>
  <w:style w:type="character" w:styleId="Marquedecommentaire">
    <w:name w:val="annotation reference"/>
    <w:basedOn w:val="Policepardfaut"/>
    <w:uiPriority w:val="99"/>
    <w:semiHidden/>
    <w:unhideWhenUsed/>
    <w:rsid w:val="006419A9"/>
    <w:rPr>
      <w:sz w:val="16"/>
      <w:szCs w:val="16"/>
    </w:rPr>
  </w:style>
  <w:style w:type="paragraph" w:styleId="Commentaire">
    <w:name w:val="annotation text"/>
    <w:basedOn w:val="Normal"/>
    <w:link w:val="CommentaireCar"/>
    <w:uiPriority w:val="99"/>
    <w:semiHidden/>
    <w:unhideWhenUsed/>
    <w:rsid w:val="006419A9"/>
    <w:pPr>
      <w:spacing w:line="240" w:lineRule="auto"/>
    </w:pPr>
    <w:rPr>
      <w:sz w:val="20"/>
      <w:szCs w:val="20"/>
    </w:rPr>
  </w:style>
  <w:style w:type="character" w:customStyle="1" w:styleId="CommentaireCar">
    <w:name w:val="Commentaire Car"/>
    <w:basedOn w:val="Policepardfaut"/>
    <w:link w:val="Commentaire"/>
    <w:uiPriority w:val="99"/>
    <w:semiHidden/>
    <w:rsid w:val="006419A9"/>
    <w:rPr>
      <w:sz w:val="20"/>
      <w:szCs w:val="20"/>
    </w:rPr>
  </w:style>
  <w:style w:type="paragraph" w:styleId="Objetducommentaire">
    <w:name w:val="annotation subject"/>
    <w:basedOn w:val="Commentaire"/>
    <w:next w:val="Commentaire"/>
    <w:link w:val="ObjetducommentaireCar"/>
    <w:uiPriority w:val="99"/>
    <w:semiHidden/>
    <w:unhideWhenUsed/>
    <w:rsid w:val="006419A9"/>
    <w:rPr>
      <w:b/>
      <w:bCs/>
    </w:rPr>
  </w:style>
  <w:style w:type="character" w:customStyle="1" w:styleId="ObjetducommentaireCar">
    <w:name w:val="Objet du commentaire Car"/>
    <w:basedOn w:val="CommentaireCar"/>
    <w:link w:val="Objetducommentaire"/>
    <w:uiPriority w:val="99"/>
    <w:semiHidden/>
    <w:rsid w:val="006419A9"/>
    <w:rPr>
      <w:b/>
      <w:bCs/>
      <w:sz w:val="20"/>
      <w:szCs w:val="20"/>
    </w:rPr>
  </w:style>
  <w:style w:type="character" w:customStyle="1" w:styleId="apple-style-span">
    <w:name w:val="apple-style-span"/>
    <w:basedOn w:val="Policepardfaut"/>
    <w:rsid w:val="005B1FEC"/>
  </w:style>
  <w:style w:type="character" w:customStyle="1" w:styleId="Titre4Car">
    <w:name w:val="Titre 4 Car"/>
    <w:basedOn w:val="Policepardfaut"/>
    <w:link w:val="Titre4"/>
    <w:uiPriority w:val="9"/>
    <w:rsid w:val="006E0DB7"/>
    <w:rPr>
      <w:rFonts w:asciiTheme="majorHAnsi" w:eastAsiaTheme="majorEastAsia" w:hAnsiTheme="majorHAnsi" w:cstheme="majorBidi"/>
      <w:i/>
      <w:iCs/>
      <w:color w:val="365F91" w:themeColor="accent1" w:themeShade="BF"/>
    </w:rPr>
  </w:style>
  <w:style w:type="character" w:customStyle="1" w:styleId="spelle">
    <w:name w:val="spelle"/>
    <w:basedOn w:val="Policepardfaut"/>
    <w:rsid w:val="006E0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40414">
      <w:bodyDiv w:val="1"/>
      <w:marLeft w:val="0"/>
      <w:marRight w:val="0"/>
      <w:marTop w:val="0"/>
      <w:marBottom w:val="0"/>
      <w:divBdr>
        <w:top w:val="none" w:sz="0" w:space="0" w:color="auto"/>
        <w:left w:val="none" w:sz="0" w:space="0" w:color="auto"/>
        <w:bottom w:val="none" w:sz="0" w:space="0" w:color="auto"/>
        <w:right w:val="none" w:sz="0" w:space="0" w:color="auto"/>
      </w:divBdr>
    </w:div>
    <w:div w:id="147481091">
      <w:bodyDiv w:val="1"/>
      <w:marLeft w:val="0"/>
      <w:marRight w:val="0"/>
      <w:marTop w:val="0"/>
      <w:marBottom w:val="0"/>
      <w:divBdr>
        <w:top w:val="none" w:sz="0" w:space="0" w:color="auto"/>
        <w:left w:val="none" w:sz="0" w:space="0" w:color="auto"/>
        <w:bottom w:val="none" w:sz="0" w:space="0" w:color="auto"/>
        <w:right w:val="none" w:sz="0" w:space="0" w:color="auto"/>
      </w:divBdr>
    </w:div>
    <w:div w:id="343170482">
      <w:bodyDiv w:val="1"/>
      <w:marLeft w:val="0"/>
      <w:marRight w:val="0"/>
      <w:marTop w:val="0"/>
      <w:marBottom w:val="0"/>
      <w:divBdr>
        <w:top w:val="none" w:sz="0" w:space="0" w:color="auto"/>
        <w:left w:val="none" w:sz="0" w:space="0" w:color="auto"/>
        <w:bottom w:val="none" w:sz="0" w:space="0" w:color="auto"/>
        <w:right w:val="none" w:sz="0" w:space="0" w:color="auto"/>
      </w:divBdr>
    </w:div>
    <w:div w:id="969700350">
      <w:bodyDiv w:val="1"/>
      <w:marLeft w:val="0"/>
      <w:marRight w:val="0"/>
      <w:marTop w:val="0"/>
      <w:marBottom w:val="0"/>
      <w:divBdr>
        <w:top w:val="none" w:sz="0" w:space="0" w:color="auto"/>
        <w:left w:val="none" w:sz="0" w:space="0" w:color="auto"/>
        <w:bottom w:val="none" w:sz="0" w:space="0" w:color="auto"/>
        <w:right w:val="none" w:sz="0" w:space="0" w:color="auto"/>
      </w:divBdr>
    </w:div>
    <w:div w:id="1062211234">
      <w:bodyDiv w:val="1"/>
      <w:marLeft w:val="0"/>
      <w:marRight w:val="0"/>
      <w:marTop w:val="0"/>
      <w:marBottom w:val="0"/>
      <w:divBdr>
        <w:top w:val="none" w:sz="0" w:space="0" w:color="auto"/>
        <w:left w:val="none" w:sz="0" w:space="0" w:color="auto"/>
        <w:bottom w:val="none" w:sz="0" w:space="0" w:color="auto"/>
        <w:right w:val="none" w:sz="0" w:space="0" w:color="auto"/>
      </w:divBdr>
    </w:div>
    <w:div w:id="1158888684">
      <w:bodyDiv w:val="1"/>
      <w:marLeft w:val="0"/>
      <w:marRight w:val="0"/>
      <w:marTop w:val="0"/>
      <w:marBottom w:val="0"/>
      <w:divBdr>
        <w:top w:val="none" w:sz="0" w:space="0" w:color="auto"/>
        <w:left w:val="none" w:sz="0" w:space="0" w:color="auto"/>
        <w:bottom w:val="none" w:sz="0" w:space="0" w:color="auto"/>
        <w:right w:val="none" w:sz="0" w:space="0" w:color="auto"/>
      </w:divBdr>
    </w:div>
    <w:div w:id="1380278592">
      <w:bodyDiv w:val="1"/>
      <w:marLeft w:val="0"/>
      <w:marRight w:val="0"/>
      <w:marTop w:val="0"/>
      <w:marBottom w:val="0"/>
      <w:divBdr>
        <w:top w:val="none" w:sz="0" w:space="0" w:color="auto"/>
        <w:left w:val="none" w:sz="0" w:space="0" w:color="auto"/>
        <w:bottom w:val="none" w:sz="0" w:space="0" w:color="auto"/>
        <w:right w:val="none" w:sz="0" w:space="0" w:color="auto"/>
      </w:divBdr>
    </w:div>
    <w:div w:id="1878010698">
      <w:bodyDiv w:val="1"/>
      <w:marLeft w:val="0"/>
      <w:marRight w:val="0"/>
      <w:marTop w:val="0"/>
      <w:marBottom w:val="0"/>
      <w:divBdr>
        <w:top w:val="none" w:sz="0" w:space="0" w:color="auto"/>
        <w:left w:val="none" w:sz="0" w:space="0" w:color="auto"/>
        <w:bottom w:val="none" w:sz="0" w:space="0" w:color="auto"/>
        <w:right w:val="none" w:sz="0" w:space="0" w:color="auto"/>
      </w:divBdr>
    </w:div>
    <w:div w:id="190252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jp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image" Target="media/image20.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image" Target="media/image15.jp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eg"/><Relationship Id="rId40" Type="http://schemas.microsoft.com/office/2011/relationships/people" Target="peop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image" Target="media/image14.jp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3.jpg"/><Relationship Id="rId30" Type="http://schemas.openxmlformats.org/officeDocument/2006/relationships/image" Target="media/image16.jpeg"/><Relationship Id="rId35" Type="http://schemas.openxmlformats.org/officeDocument/2006/relationships/image" Target="media/image21.jpeg"/></Relationships>
</file>

<file path=word/_rels/footnotes.xml.rels><?xml version="1.0" encoding="UTF-8" standalone="yes"?>
<Relationships xmlns="http://schemas.openxmlformats.org/package/2006/relationships"><Relationship Id="rId1" Type="http://schemas.openxmlformats.org/officeDocument/2006/relationships/hyperlink" Target="https://www.cnil.fr/fr/la-prospection-commerciale-par-courrier-electron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AC0573-8859-46BB-91B2-45B7A3289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38</Pages>
  <Words>5217</Words>
  <Characters>28698</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Informatisation du service de location de salles municipales</vt:lpstr>
    </vt:vector>
  </TitlesOfParts>
  <Company>Hewlett-Packard</Company>
  <LinksUpToDate>false</LinksUpToDate>
  <CharactersWithSpaces>33848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Informatisation du service de location de salles municipales</dc:title>
  <dc:creator>Radu Catalin HOREANU</dc:creator>
  <cp:lastModifiedBy>Anca Horeanu</cp:lastModifiedBy>
  <cp:revision>8</cp:revision>
  <dcterms:created xsi:type="dcterms:W3CDTF">2016-03-15T12:16:00Z</dcterms:created>
  <dcterms:modified xsi:type="dcterms:W3CDTF">2016-03-15T20:41:00Z</dcterms:modified>
</cp:coreProperties>
</file>