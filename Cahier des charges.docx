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lang w:eastAsia="en-US"/>
        </w:rPr>
        <w:id w:val="-337774141"/>
        <w:docPartObj>
          <w:docPartGallery w:val="Cover Pages"/>
          <w:docPartUnique/>
        </w:docPartObj>
      </w:sdtPr>
      <w:sdtEndPr>
        <w:rPr>
          <w:rFonts w:ascii="Times New Roman" w:eastAsiaTheme="minorHAnsi" w:hAnsi="Times New Roman" w:cs="Times New Roman"/>
          <w:sz w:val="22"/>
          <w:szCs w:val="22"/>
        </w:rPr>
      </w:sdtEndPr>
      <w:sdtContent>
        <w:p w14:paraId="58ED5FB6" w14:textId="77777777" w:rsidR="00260892" w:rsidRDefault="00260892">
          <w:pPr>
            <w:pStyle w:val="Sansinterligne"/>
            <w:rPr>
              <w:rFonts w:asciiTheme="majorHAnsi" w:eastAsiaTheme="majorEastAsia" w:hAnsiTheme="majorHAnsi" w:cstheme="majorBidi"/>
              <w:sz w:val="72"/>
              <w:szCs w:val="72"/>
            </w:rPr>
          </w:pPr>
        </w:p>
        <w:p w14:paraId="257DB9A9" w14:textId="77777777" w:rsidR="00260892" w:rsidRDefault="00260892">
          <w:pPr>
            <w:pStyle w:val="Sansinterligne"/>
            <w:rPr>
              <w:rFonts w:asciiTheme="majorHAnsi" w:eastAsiaTheme="majorEastAsia" w:hAnsiTheme="majorHAnsi" w:cstheme="majorBidi"/>
              <w:sz w:val="72"/>
              <w:szCs w:val="72"/>
            </w:rPr>
          </w:pPr>
        </w:p>
        <w:p w14:paraId="63485B7D" w14:textId="77777777" w:rsidR="00260892" w:rsidRDefault="00260892">
          <w:pPr>
            <w:pStyle w:val="Sansinterligne"/>
            <w:rPr>
              <w:rFonts w:asciiTheme="majorHAnsi" w:eastAsiaTheme="majorEastAsia" w:hAnsiTheme="majorHAnsi" w:cstheme="majorBidi"/>
              <w:sz w:val="72"/>
              <w:szCs w:val="72"/>
            </w:rPr>
          </w:pPr>
        </w:p>
        <w:p w14:paraId="69EAB51B" w14:textId="77777777" w:rsidR="00260892" w:rsidRDefault="00260892">
          <w:pPr>
            <w:pStyle w:val="Sansinterligne"/>
            <w:rPr>
              <w:rFonts w:asciiTheme="majorHAnsi" w:eastAsiaTheme="majorEastAsia" w:hAnsiTheme="majorHAnsi" w:cstheme="majorBidi"/>
              <w:sz w:val="72"/>
              <w:szCs w:val="72"/>
            </w:rPr>
          </w:pPr>
        </w:p>
        <w:p w14:paraId="6C32BFD2" w14:textId="77777777" w:rsidR="00260892" w:rsidRDefault="00260892">
          <w:pPr>
            <w:pStyle w:val="Sansinterligne"/>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8240" behindDoc="0" locked="0" layoutInCell="0" allowOverlap="1" wp14:anchorId="62E409BC" wp14:editId="61566390">
                    <wp:simplePos x="0" y="0"/>
                    <wp:positionH relativeFrom="page">
                      <wp:align>center</wp:align>
                    </wp:positionH>
                    <wp:positionV relativeFrom="page">
                      <wp:align>bottom</wp:align>
                    </wp:positionV>
                    <wp:extent cx="8161020" cy="817880"/>
                    <wp:effectExtent l="0" t="0" r="0" b="508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DD398A3" id="Rectangle 2" o:spid="_x0000_s1026" style="position:absolute;margin-left:0;margin-top:0;width:642.6pt;height:64.4pt;z-index:251658240;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D+FT+nJQIAAEIEAAAOAAAAAAAAAAAAAAAAAC4CAABkcnMvZTJvRG9jLnht&#10;bFBLAQItABQABgAIAAAAIQDX030+2wAAAAYBAAAPAAAAAAAAAAAAAAAAAH8EAABkcnMvZG93bnJl&#10;di54bWxQSwUGAAAAAAQABADzAAAAhwU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1312" behindDoc="0" locked="0" layoutInCell="0" allowOverlap="1" wp14:anchorId="4A36653A" wp14:editId="23D63AB6">
                    <wp:simplePos x="0" y="0"/>
                    <wp:positionH relativeFrom="leftMargin">
                      <wp:align>center</wp:align>
                    </wp:positionH>
                    <wp:positionV relativeFrom="page">
                      <wp:align>center</wp:align>
                    </wp:positionV>
                    <wp:extent cx="90805" cy="10556240"/>
                    <wp:effectExtent l="0" t="0" r="4445" b="508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9A0EABA" id="Rectangle 5"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eOAy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6C972D62" wp14:editId="7EB4FD90">
                    <wp:simplePos x="0" y="0"/>
                    <wp:positionH relativeFrom="rightMargin">
                      <wp:align>center</wp:align>
                    </wp:positionH>
                    <wp:positionV relativeFrom="page">
                      <wp:align>center</wp:align>
                    </wp:positionV>
                    <wp:extent cx="90805" cy="10556240"/>
                    <wp:effectExtent l="0" t="0" r="4445" b="5080"/>
                    <wp:wrapNone/>
                    <wp:docPr id="2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86849DB" id="Rectangle 4" o:spid="_x0000_s1026" style="position:absolute;margin-left:0;margin-top:0;width:7.15pt;height:831.2pt;z-index:251660288;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yX5OuycCAAB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59264" behindDoc="0" locked="0" layoutInCell="0" allowOverlap="1" wp14:anchorId="606E11AD" wp14:editId="79A8FC4D">
                    <wp:simplePos x="0" y="0"/>
                    <wp:positionH relativeFrom="page">
                      <wp:align>center</wp:align>
                    </wp:positionH>
                    <wp:positionV relativeFrom="topMargin">
                      <wp:align>top</wp:align>
                    </wp:positionV>
                    <wp:extent cx="8161020" cy="822960"/>
                    <wp:effectExtent l="0" t="0" r="0" b="0"/>
                    <wp:wrapNone/>
                    <wp:docPr id="2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0FB49061" id="Rectangle 3" o:spid="_x0000_s1026" style="position:absolute;margin-left:0;margin-top:0;width:642.6pt;height:64.8pt;z-index:251659264;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re"/>
            <w:id w:val="14700071"/>
            <w:dataBinding w:prefixMappings="xmlns:ns0='http://schemas.openxmlformats.org/package/2006/metadata/core-properties' xmlns:ns1='http://purl.org/dc/elements/1.1/'" w:xpath="/ns0:coreProperties[1]/ns1:title[1]" w:storeItemID="{6C3C8BC8-F283-45AE-878A-BAB7291924A1}"/>
            <w:text/>
          </w:sdtPr>
          <w:sdtContent>
            <w:p w14:paraId="71F5D485" w14:textId="77777777" w:rsidR="00260892" w:rsidRDefault="00260892">
              <w:pPr>
                <w:pStyle w:val="Sansinterligne"/>
                <w:rPr>
                  <w:rFonts w:asciiTheme="majorHAnsi" w:eastAsiaTheme="majorEastAsia" w:hAnsiTheme="majorHAnsi" w:cstheme="majorBidi"/>
                  <w:sz w:val="36"/>
                  <w:szCs w:val="36"/>
                </w:rPr>
              </w:pPr>
              <w:r w:rsidRPr="00260892">
                <w:rPr>
                  <w:rFonts w:asciiTheme="majorHAnsi" w:eastAsiaTheme="majorEastAsia" w:hAnsiTheme="majorHAnsi" w:cstheme="majorBidi"/>
                  <w:sz w:val="72"/>
                  <w:szCs w:val="72"/>
                </w:rPr>
                <w:t>Informatisation du service de location de salles municipales</w:t>
              </w:r>
            </w:p>
          </w:sdtContent>
        </w:sdt>
        <w:p w14:paraId="7EE6EE9E" w14:textId="77777777" w:rsidR="00260892" w:rsidRDefault="00260892">
          <w:pPr>
            <w:pStyle w:val="Sansinterligne"/>
            <w:rPr>
              <w:rFonts w:asciiTheme="majorHAnsi" w:eastAsiaTheme="majorEastAsia" w:hAnsiTheme="majorHAnsi" w:cstheme="majorBidi"/>
              <w:sz w:val="36"/>
              <w:szCs w:val="36"/>
            </w:rPr>
          </w:pPr>
        </w:p>
        <w:p w14:paraId="7C5D30C9" w14:textId="77777777" w:rsidR="00260892" w:rsidRDefault="00260892">
          <w:pPr>
            <w:pStyle w:val="Sansinterligne"/>
            <w:rPr>
              <w:rFonts w:asciiTheme="majorHAnsi" w:eastAsiaTheme="majorEastAsia" w:hAnsiTheme="majorHAnsi" w:cstheme="majorBidi"/>
              <w:sz w:val="36"/>
              <w:szCs w:val="36"/>
            </w:rPr>
          </w:pPr>
        </w:p>
        <w:p w14:paraId="1E2585EF" w14:textId="77777777" w:rsidR="00260892" w:rsidRPr="00260892" w:rsidRDefault="00260892">
          <w:pPr>
            <w:pStyle w:val="Sansinterligne"/>
            <w:rPr>
              <w:rFonts w:asciiTheme="majorHAnsi" w:eastAsiaTheme="majorEastAsia" w:hAnsiTheme="majorHAnsi" w:cstheme="majorBidi"/>
              <w:sz w:val="36"/>
              <w:szCs w:val="36"/>
            </w:rPr>
          </w:pPr>
        </w:p>
        <w:p w14:paraId="208FDF7E" w14:textId="77777777" w:rsidR="00260892" w:rsidRPr="00260892" w:rsidRDefault="00260892" w:rsidP="00260892">
          <w:pPr>
            <w:pStyle w:val="Sansinterligne"/>
            <w:tabs>
              <w:tab w:val="left" w:pos="7297"/>
            </w:tabs>
            <w:ind w:left="4956"/>
            <w:rPr>
              <w:rFonts w:asciiTheme="majorHAnsi" w:eastAsiaTheme="majorEastAsia" w:hAnsiTheme="majorHAnsi" w:cstheme="majorBidi"/>
              <w:sz w:val="32"/>
              <w:szCs w:val="36"/>
            </w:rPr>
          </w:pPr>
          <w:r w:rsidRPr="00260892">
            <w:rPr>
              <w:rFonts w:asciiTheme="majorHAnsi" w:eastAsiaTheme="majorEastAsia" w:hAnsiTheme="majorHAnsi" w:cstheme="majorBidi"/>
              <w:sz w:val="32"/>
              <w:szCs w:val="36"/>
            </w:rPr>
            <w:t>Radu Catalin HOREANU</w:t>
          </w:r>
        </w:p>
        <w:p w14:paraId="4A7DAB0E" w14:textId="77777777" w:rsidR="00260892" w:rsidRPr="00260892" w:rsidRDefault="00260892" w:rsidP="00260892">
          <w:pPr>
            <w:pStyle w:val="Sansinterligne"/>
            <w:tabs>
              <w:tab w:val="left" w:pos="7297"/>
            </w:tabs>
            <w:ind w:left="4956"/>
            <w:rPr>
              <w:rFonts w:asciiTheme="majorHAnsi" w:eastAsiaTheme="majorEastAsia" w:hAnsiTheme="majorHAnsi" w:cstheme="majorBidi"/>
              <w:sz w:val="32"/>
              <w:szCs w:val="36"/>
            </w:rPr>
          </w:pPr>
          <w:r w:rsidRPr="00260892">
            <w:rPr>
              <w:rFonts w:asciiTheme="majorHAnsi" w:eastAsiaTheme="majorEastAsia" w:hAnsiTheme="majorHAnsi" w:cstheme="majorBidi"/>
              <w:sz w:val="32"/>
              <w:szCs w:val="36"/>
            </w:rPr>
            <w:t>Gaëtan COUSIN</w:t>
          </w:r>
        </w:p>
        <w:p w14:paraId="52182076" w14:textId="77777777" w:rsidR="00260892" w:rsidRPr="00260892" w:rsidRDefault="00260892" w:rsidP="00260892">
          <w:pPr>
            <w:pStyle w:val="Sansinterligne"/>
            <w:tabs>
              <w:tab w:val="left" w:pos="7297"/>
            </w:tabs>
            <w:ind w:left="4956"/>
            <w:rPr>
              <w:rFonts w:asciiTheme="majorHAnsi" w:eastAsiaTheme="majorEastAsia" w:hAnsiTheme="majorHAnsi" w:cstheme="majorBidi"/>
              <w:sz w:val="32"/>
              <w:szCs w:val="36"/>
            </w:rPr>
          </w:pPr>
          <w:r w:rsidRPr="00ED1396">
            <w:rPr>
              <w:rFonts w:asciiTheme="majorHAnsi" w:eastAsiaTheme="majorEastAsia" w:hAnsiTheme="majorHAnsi" w:cstheme="majorBidi"/>
              <w:sz w:val="32"/>
              <w:szCs w:val="36"/>
            </w:rPr>
            <w:t>Adrien LEVEQUE</w:t>
          </w:r>
        </w:p>
        <w:p w14:paraId="02A229AF" w14:textId="77777777" w:rsidR="00260892" w:rsidRPr="00260892" w:rsidRDefault="00260892" w:rsidP="00260892">
          <w:pPr>
            <w:pStyle w:val="Sansinterligne"/>
            <w:jc w:val="right"/>
          </w:pPr>
        </w:p>
        <w:p w14:paraId="2225D7BF" w14:textId="77777777" w:rsidR="00260892" w:rsidRDefault="00260892" w:rsidP="00260892">
          <w:pPr>
            <w:pStyle w:val="Sansinterligne"/>
            <w:jc w:val="right"/>
          </w:pPr>
        </w:p>
        <w:p w14:paraId="20D28492" w14:textId="77777777" w:rsidR="00260892" w:rsidRDefault="00260892">
          <w:pPr>
            <w:pStyle w:val="Sansinterligne"/>
            <w:rPr>
              <w:rFonts w:asciiTheme="majorHAnsi" w:eastAsiaTheme="majorEastAsia" w:hAnsiTheme="majorHAnsi" w:cstheme="majorBidi"/>
              <w:sz w:val="36"/>
              <w:szCs w:val="36"/>
            </w:rPr>
          </w:pPr>
        </w:p>
        <w:p w14:paraId="473498C6" w14:textId="77777777" w:rsidR="00260892" w:rsidRDefault="00260892">
          <w:pPr>
            <w:pStyle w:val="Sansinterligne"/>
            <w:rPr>
              <w:rFonts w:asciiTheme="majorHAnsi" w:eastAsiaTheme="majorEastAsia" w:hAnsiTheme="majorHAnsi" w:cstheme="majorBidi"/>
              <w:sz w:val="36"/>
              <w:szCs w:val="36"/>
            </w:rPr>
          </w:pPr>
        </w:p>
        <w:p w14:paraId="47D5C590" w14:textId="77777777" w:rsidR="00260892" w:rsidRDefault="00260892">
          <w:pPr>
            <w:pStyle w:val="Sansinterligne"/>
          </w:pPr>
        </w:p>
        <w:p w14:paraId="6F08F2C9" w14:textId="77777777" w:rsidR="00260892" w:rsidRDefault="00260892"/>
        <w:p w14:paraId="4557022E" w14:textId="77777777" w:rsidR="00BC0981" w:rsidRDefault="00BC0981"/>
        <w:p w14:paraId="35FB6D9D" w14:textId="77777777" w:rsidR="00BC0981" w:rsidRDefault="00BC0981"/>
        <w:sdt>
          <w:sdtPr>
            <w:alias w:val="Date "/>
            <w:id w:val="14700083"/>
            <w:dataBinding w:prefixMappings="xmlns:ns0='http://schemas.microsoft.com/office/2006/coverPageProps'" w:xpath="/ns0:CoverPageProperties[1]/ns0:PublishDate[1]" w:storeItemID="{55AF091B-3C7A-41E3-B477-F2FDAA23CFDA}"/>
            <w:date w:fullDate="2016-03-14T00:00:00Z">
              <w:dateFormat w:val="dd/MM/yyyy"/>
              <w:lid w:val="fr-FR"/>
              <w:storeMappedDataAs w:val="dateTime"/>
              <w:calendar w:val="gregorian"/>
            </w:date>
          </w:sdtPr>
          <w:sdtContent>
            <w:p w14:paraId="09A8DDC8" w14:textId="77777777" w:rsidR="00260892" w:rsidRDefault="00260892" w:rsidP="00260892">
              <w:pPr>
                <w:pStyle w:val="Sansinterligne"/>
                <w:jc w:val="center"/>
              </w:pPr>
              <w:r>
                <w:t>14/03/2016</w:t>
              </w:r>
            </w:p>
          </w:sdtContent>
        </w:sdt>
        <w:p w14:paraId="2E50E88C" w14:textId="77777777" w:rsidR="00260892" w:rsidRDefault="00260892" w:rsidP="00260892">
          <w:pPr>
            <w:spacing w:after="0"/>
            <w:jc w:val="center"/>
          </w:pPr>
          <w:r>
            <w:t>L3 informatique</w:t>
          </w:r>
        </w:p>
        <w:p w14:paraId="70F600BF" w14:textId="77777777" w:rsidR="00260892" w:rsidRDefault="00260892" w:rsidP="00260892">
          <w:pPr>
            <w:spacing w:after="0"/>
            <w:jc w:val="center"/>
          </w:pPr>
          <w:r>
            <w:t>Université Paris Sud</w:t>
          </w:r>
        </w:p>
        <w:p w14:paraId="2887A0F1" w14:textId="77777777" w:rsidR="00260892" w:rsidRDefault="00260892">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sdtContent>
    </w:sdt>
    <w:sdt>
      <w:sdtPr>
        <w:rPr>
          <w:rFonts w:asciiTheme="minorHAnsi" w:eastAsiaTheme="minorHAnsi" w:hAnsiTheme="minorHAnsi" w:cstheme="minorBidi"/>
          <w:b w:val="0"/>
          <w:bCs w:val="0"/>
          <w:color w:val="auto"/>
          <w:sz w:val="22"/>
          <w:szCs w:val="22"/>
          <w:lang w:eastAsia="en-US"/>
        </w:rPr>
        <w:id w:val="1999144414"/>
        <w:docPartObj>
          <w:docPartGallery w:val="Table of Contents"/>
          <w:docPartUnique/>
        </w:docPartObj>
      </w:sdtPr>
      <w:sdtContent>
        <w:p w14:paraId="7635F345" w14:textId="77777777" w:rsidR="007E25FE" w:rsidRPr="00C27878" w:rsidRDefault="007E25FE" w:rsidP="00C27878">
          <w:pPr>
            <w:pStyle w:val="En-ttedetabledesmatires"/>
            <w:jc w:val="center"/>
            <w:rPr>
              <w:rStyle w:val="Titre1Car"/>
            </w:rPr>
          </w:pPr>
          <w:r w:rsidRPr="00C27878">
            <w:rPr>
              <w:rStyle w:val="Titre1Car"/>
            </w:rPr>
            <w:t>Table des matières</w:t>
          </w:r>
        </w:p>
        <w:p w14:paraId="173841A3" w14:textId="77777777" w:rsidR="0073040E" w:rsidRDefault="007E25FE">
          <w:pPr>
            <w:pStyle w:val="TM1"/>
            <w:tabs>
              <w:tab w:val="left" w:pos="440"/>
              <w:tab w:val="right" w:leader="dot" w:pos="9062"/>
            </w:tabs>
            <w:rPr>
              <w:ins w:id="0" w:author="Adrien Adrien" w:date="2016-03-15T13:14:00Z"/>
              <w:rFonts w:eastAsiaTheme="minorEastAsia"/>
              <w:noProof/>
              <w:lang w:eastAsia="fr-FR"/>
            </w:rPr>
          </w:pPr>
          <w:r>
            <w:fldChar w:fldCharType="begin"/>
          </w:r>
          <w:r>
            <w:instrText xml:space="preserve"> TOC \o "1-3" \h \z \u </w:instrText>
          </w:r>
          <w:r>
            <w:fldChar w:fldCharType="separate"/>
          </w:r>
          <w:ins w:id="1" w:author="Adrien Adrien" w:date="2016-03-15T13:14:00Z">
            <w:r w:rsidR="0073040E" w:rsidRPr="00BC47AC">
              <w:rPr>
                <w:rStyle w:val="Lienhypertexte"/>
                <w:noProof/>
              </w:rPr>
              <w:fldChar w:fldCharType="begin"/>
            </w:r>
            <w:r w:rsidR="0073040E" w:rsidRPr="00BC47AC">
              <w:rPr>
                <w:rStyle w:val="Lienhypertexte"/>
                <w:noProof/>
              </w:rPr>
              <w:instrText xml:space="preserve"> </w:instrText>
            </w:r>
            <w:r w:rsidR="0073040E">
              <w:rPr>
                <w:noProof/>
              </w:rPr>
              <w:instrText>HYPERLINK \l "_Toc445810997"</w:instrText>
            </w:r>
            <w:r w:rsidR="0073040E" w:rsidRPr="00BC47AC">
              <w:rPr>
                <w:rStyle w:val="Lienhypertexte"/>
                <w:noProof/>
              </w:rPr>
              <w:instrText xml:space="preserve"> </w:instrText>
            </w:r>
            <w:r w:rsidR="0073040E" w:rsidRPr="00BC47AC">
              <w:rPr>
                <w:rStyle w:val="Lienhypertexte"/>
                <w:noProof/>
              </w:rPr>
            </w:r>
            <w:r w:rsidR="0073040E" w:rsidRPr="00BC47AC">
              <w:rPr>
                <w:rStyle w:val="Lienhypertexte"/>
                <w:noProof/>
              </w:rPr>
              <w:fldChar w:fldCharType="separate"/>
            </w:r>
            <w:r w:rsidR="0073040E" w:rsidRPr="00BC47AC">
              <w:rPr>
                <w:rStyle w:val="Lienhypertexte"/>
                <w:noProof/>
              </w:rPr>
              <w:t>1.</w:t>
            </w:r>
            <w:r w:rsidR="0073040E">
              <w:rPr>
                <w:rFonts w:eastAsiaTheme="minorEastAsia"/>
                <w:noProof/>
                <w:lang w:eastAsia="fr-FR"/>
              </w:rPr>
              <w:tab/>
            </w:r>
            <w:r w:rsidR="0073040E" w:rsidRPr="00BC47AC">
              <w:rPr>
                <w:rStyle w:val="Lienhypertexte"/>
                <w:noProof/>
              </w:rPr>
              <w:t>Description du projet</w:t>
            </w:r>
            <w:r w:rsidR="0073040E">
              <w:rPr>
                <w:noProof/>
                <w:webHidden/>
              </w:rPr>
              <w:tab/>
            </w:r>
            <w:r w:rsidR="0073040E">
              <w:rPr>
                <w:noProof/>
                <w:webHidden/>
              </w:rPr>
              <w:fldChar w:fldCharType="begin"/>
            </w:r>
            <w:r w:rsidR="0073040E">
              <w:rPr>
                <w:noProof/>
                <w:webHidden/>
              </w:rPr>
              <w:instrText xml:space="preserve"> PAGEREF _Toc445810997 \h </w:instrText>
            </w:r>
            <w:r w:rsidR="0073040E">
              <w:rPr>
                <w:noProof/>
                <w:webHidden/>
              </w:rPr>
            </w:r>
          </w:ins>
          <w:r w:rsidR="0073040E">
            <w:rPr>
              <w:noProof/>
              <w:webHidden/>
            </w:rPr>
            <w:fldChar w:fldCharType="separate"/>
          </w:r>
          <w:ins w:id="2" w:author="Adrien Adrien" w:date="2016-03-15T13:14:00Z">
            <w:r w:rsidR="0073040E">
              <w:rPr>
                <w:noProof/>
                <w:webHidden/>
              </w:rPr>
              <w:t>4</w:t>
            </w:r>
            <w:r w:rsidR="0073040E">
              <w:rPr>
                <w:noProof/>
                <w:webHidden/>
              </w:rPr>
              <w:fldChar w:fldCharType="end"/>
            </w:r>
            <w:r w:rsidR="0073040E" w:rsidRPr="00BC47AC">
              <w:rPr>
                <w:rStyle w:val="Lienhypertexte"/>
                <w:noProof/>
              </w:rPr>
              <w:fldChar w:fldCharType="end"/>
            </w:r>
          </w:ins>
        </w:p>
        <w:p w14:paraId="643AC661" w14:textId="77777777" w:rsidR="0073040E" w:rsidRDefault="0073040E">
          <w:pPr>
            <w:pStyle w:val="TM2"/>
            <w:tabs>
              <w:tab w:val="right" w:leader="dot" w:pos="9062"/>
            </w:tabs>
            <w:rPr>
              <w:ins w:id="3" w:author="Adrien Adrien" w:date="2016-03-15T13:14:00Z"/>
              <w:rFonts w:eastAsiaTheme="minorEastAsia"/>
              <w:noProof/>
              <w:lang w:eastAsia="fr-FR"/>
            </w:rPr>
          </w:pPr>
          <w:ins w:id="4"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"_Toc445810998"</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rFonts w:eastAsia="Times New Roman"/>
                <w:noProof/>
                <w:lang w:eastAsia="fr-FR"/>
              </w:rPr>
              <w:t>1.1 Expression du besoin</w:t>
            </w:r>
            <w:r>
              <w:rPr>
                <w:noProof/>
                <w:webHidden/>
              </w:rPr>
              <w:tab/>
            </w:r>
            <w:r>
              <w:rPr>
                <w:noProof/>
                <w:webHidden/>
              </w:rPr>
              <w:fldChar w:fldCharType="begin"/>
            </w:r>
            <w:r>
              <w:rPr>
                <w:noProof/>
                <w:webHidden/>
              </w:rPr>
              <w:instrText xml:space="preserve"> PAGEREF _Toc445810998 \h </w:instrText>
            </w:r>
            <w:r>
              <w:rPr>
                <w:noProof/>
                <w:webHidden/>
              </w:rPr>
            </w:r>
          </w:ins>
          <w:r>
            <w:rPr>
              <w:noProof/>
              <w:webHidden/>
            </w:rPr>
            <w:fldChar w:fldCharType="separate"/>
          </w:r>
          <w:ins w:id="5" w:author="Adrien Adrien" w:date="2016-03-15T13:14:00Z">
            <w:r>
              <w:rPr>
                <w:noProof/>
                <w:webHidden/>
              </w:rPr>
              <w:t>4</w:t>
            </w:r>
            <w:r>
              <w:rPr>
                <w:noProof/>
                <w:webHidden/>
              </w:rPr>
              <w:fldChar w:fldCharType="end"/>
            </w:r>
            <w:r w:rsidRPr="00BC47AC">
              <w:rPr>
                <w:rStyle w:val="Lienhypertexte"/>
                <w:noProof/>
              </w:rPr>
              <w:fldChar w:fldCharType="end"/>
            </w:r>
          </w:ins>
        </w:p>
        <w:p w14:paraId="3DD971F9" w14:textId="77777777" w:rsidR="0073040E" w:rsidRDefault="0073040E">
          <w:pPr>
            <w:pStyle w:val="TM2"/>
            <w:tabs>
              <w:tab w:val="right" w:leader="dot" w:pos="9062"/>
            </w:tabs>
            <w:rPr>
              <w:ins w:id="6" w:author="Adrien Adrien" w:date="2016-03-15T13:14:00Z"/>
              <w:rFonts w:eastAsiaTheme="minorEastAsia"/>
              <w:noProof/>
              <w:lang w:eastAsia="fr-FR"/>
            </w:rPr>
          </w:pPr>
          <w:ins w:id="7"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"_Toc445810999"</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rFonts w:eastAsia="Times New Roman"/>
                <w:noProof/>
                <w:lang w:eastAsia="fr-FR"/>
              </w:rPr>
              <w:t>1.2 Objectif du projet</w:t>
            </w:r>
            <w:r>
              <w:rPr>
                <w:noProof/>
                <w:webHidden/>
              </w:rPr>
              <w:tab/>
            </w:r>
            <w:r>
              <w:rPr>
                <w:noProof/>
                <w:webHidden/>
              </w:rPr>
              <w:fldChar w:fldCharType="begin"/>
            </w:r>
            <w:r>
              <w:rPr>
                <w:noProof/>
                <w:webHidden/>
              </w:rPr>
              <w:instrText xml:space="preserve"> PAGEREF _Toc445810999 \h </w:instrText>
            </w:r>
            <w:r>
              <w:rPr>
                <w:noProof/>
                <w:webHidden/>
              </w:rPr>
            </w:r>
          </w:ins>
          <w:r>
            <w:rPr>
              <w:noProof/>
              <w:webHidden/>
            </w:rPr>
            <w:fldChar w:fldCharType="separate"/>
          </w:r>
          <w:ins w:id="8" w:author="Adrien Adrien" w:date="2016-03-15T13:14:00Z">
            <w:r>
              <w:rPr>
                <w:noProof/>
                <w:webHidden/>
              </w:rPr>
              <w:t>4</w:t>
            </w:r>
            <w:r>
              <w:rPr>
                <w:noProof/>
                <w:webHidden/>
              </w:rPr>
              <w:fldChar w:fldCharType="end"/>
            </w:r>
            <w:r w:rsidRPr="00BC47AC">
              <w:rPr>
                <w:rStyle w:val="Lienhypertexte"/>
                <w:noProof/>
              </w:rPr>
              <w:fldChar w:fldCharType="end"/>
            </w:r>
          </w:ins>
        </w:p>
        <w:p w14:paraId="59F6252A" w14:textId="77777777" w:rsidR="0073040E" w:rsidRDefault="0073040E">
          <w:pPr>
            <w:pStyle w:val="TM2"/>
            <w:tabs>
              <w:tab w:val="right" w:leader="dot" w:pos="9062"/>
            </w:tabs>
            <w:rPr>
              <w:ins w:id="9" w:author="Adrien Adrien" w:date="2016-03-15T13:14:00Z"/>
              <w:rFonts w:eastAsiaTheme="minorEastAsia"/>
              <w:noProof/>
              <w:lang w:eastAsia="fr-FR"/>
            </w:rPr>
          </w:pPr>
          <w:ins w:id="10"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"_Toc445811000"</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1.3 Présentation des services et du processus existant</w:t>
            </w:r>
            <w:r>
              <w:rPr>
                <w:noProof/>
                <w:webHidden/>
              </w:rPr>
              <w:tab/>
            </w:r>
            <w:r>
              <w:rPr>
                <w:noProof/>
                <w:webHidden/>
              </w:rPr>
              <w:fldChar w:fldCharType="begin"/>
            </w:r>
            <w:r>
              <w:rPr>
                <w:noProof/>
                <w:webHidden/>
              </w:rPr>
              <w:instrText xml:space="preserve"> PAGEREF _Toc445811000 \h </w:instrText>
            </w:r>
            <w:r>
              <w:rPr>
                <w:noProof/>
                <w:webHidden/>
              </w:rPr>
            </w:r>
          </w:ins>
          <w:r>
            <w:rPr>
              <w:noProof/>
              <w:webHidden/>
            </w:rPr>
            <w:fldChar w:fldCharType="separate"/>
          </w:r>
          <w:ins w:id="11" w:author="Adrien Adrien" w:date="2016-03-15T13:14:00Z">
            <w:r>
              <w:rPr>
                <w:noProof/>
                <w:webHidden/>
              </w:rPr>
              <w:t>5</w:t>
            </w:r>
            <w:r>
              <w:rPr>
                <w:noProof/>
                <w:webHidden/>
              </w:rPr>
              <w:fldChar w:fldCharType="end"/>
            </w:r>
            <w:r w:rsidRPr="00BC47AC">
              <w:rPr>
                <w:rStyle w:val="Lienhypertexte"/>
                <w:noProof/>
              </w:rPr>
              <w:fldChar w:fldCharType="end"/>
            </w:r>
          </w:ins>
        </w:p>
        <w:p w14:paraId="52FC8F94" w14:textId="77777777" w:rsidR="0073040E" w:rsidRDefault="0073040E">
          <w:pPr>
            <w:pStyle w:val="TM1"/>
            <w:tabs>
              <w:tab w:val="right" w:leader="dot" w:pos="9062"/>
            </w:tabs>
            <w:rPr>
              <w:ins w:id="12" w:author="Adrien Adrien" w:date="2016-03-15T13:14:00Z"/>
              <w:rFonts w:eastAsiaTheme="minorEastAsia"/>
              <w:noProof/>
              <w:lang w:eastAsia="fr-FR"/>
            </w:rPr>
          </w:pPr>
          <w:ins w:id="13"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"_Toc445811001"</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2. Déroulement du projet</w:t>
            </w:r>
            <w:r>
              <w:rPr>
                <w:noProof/>
                <w:webHidden/>
              </w:rPr>
              <w:tab/>
            </w:r>
            <w:r>
              <w:rPr>
                <w:noProof/>
                <w:webHidden/>
              </w:rPr>
              <w:fldChar w:fldCharType="begin"/>
            </w:r>
            <w:r>
              <w:rPr>
                <w:noProof/>
                <w:webHidden/>
              </w:rPr>
              <w:instrText xml:space="preserve"> PAGEREF _Toc445811001 \h </w:instrText>
            </w:r>
            <w:r>
              <w:rPr>
                <w:noProof/>
                <w:webHidden/>
              </w:rPr>
            </w:r>
          </w:ins>
          <w:r>
            <w:rPr>
              <w:noProof/>
              <w:webHidden/>
            </w:rPr>
            <w:fldChar w:fldCharType="separate"/>
          </w:r>
          <w:ins w:id="14" w:author="Adrien Adrien" w:date="2016-03-15T13:14:00Z">
            <w:r>
              <w:rPr>
                <w:noProof/>
                <w:webHidden/>
              </w:rPr>
              <w:t>7</w:t>
            </w:r>
            <w:r>
              <w:rPr>
                <w:noProof/>
                <w:webHidden/>
              </w:rPr>
              <w:fldChar w:fldCharType="end"/>
            </w:r>
            <w:r w:rsidRPr="00BC47AC">
              <w:rPr>
                <w:rStyle w:val="Lienhypertexte"/>
                <w:noProof/>
              </w:rPr>
              <w:fldChar w:fldCharType="end"/>
            </w:r>
          </w:ins>
        </w:p>
        <w:p w14:paraId="3E1CFA01" w14:textId="77777777" w:rsidR="0073040E" w:rsidRDefault="0073040E">
          <w:pPr>
            <w:pStyle w:val="TM2"/>
            <w:tabs>
              <w:tab w:val="left" w:pos="880"/>
              <w:tab w:val="right" w:leader="dot" w:pos="9062"/>
            </w:tabs>
            <w:rPr>
              <w:ins w:id="15" w:author="Adrien Adrien" w:date="2016-03-15T13:14:00Z"/>
              <w:rFonts w:eastAsiaTheme="minorEastAsia"/>
              <w:noProof/>
              <w:lang w:eastAsia="fr-FR"/>
            </w:rPr>
          </w:pPr>
          <w:ins w:id="16"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"_Toc445811002"</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2.1</w:t>
            </w:r>
            <w:r>
              <w:rPr>
                <w:rFonts w:eastAsiaTheme="minorEastAsia"/>
                <w:noProof/>
                <w:lang w:eastAsia="fr-FR"/>
              </w:rPr>
              <w:tab/>
            </w:r>
            <w:r w:rsidRPr="00BC47AC">
              <w:rPr>
                <w:rStyle w:val="Lienhypertexte"/>
                <w:noProof/>
              </w:rPr>
              <w:t>Documents de référence</w:t>
            </w:r>
            <w:r>
              <w:rPr>
                <w:noProof/>
                <w:webHidden/>
              </w:rPr>
              <w:tab/>
            </w:r>
            <w:r>
              <w:rPr>
                <w:noProof/>
                <w:webHidden/>
              </w:rPr>
              <w:fldChar w:fldCharType="begin"/>
            </w:r>
            <w:r>
              <w:rPr>
                <w:noProof/>
                <w:webHidden/>
              </w:rPr>
              <w:instrText xml:space="preserve"> PAGEREF _Toc445811002 \h </w:instrText>
            </w:r>
            <w:r>
              <w:rPr>
                <w:noProof/>
                <w:webHidden/>
              </w:rPr>
            </w:r>
          </w:ins>
          <w:r>
            <w:rPr>
              <w:noProof/>
              <w:webHidden/>
            </w:rPr>
            <w:fldChar w:fldCharType="separate"/>
          </w:r>
          <w:ins w:id="17" w:author="Adrien Adrien" w:date="2016-03-15T13:14:00Z">
            <w:r>
              <w:rPr>
                <w:noProof/>
                <w:webHidden/>
              </w:rPr>
              <w:t>7</w:t>
            </w:r>
            <w:r>
              <w:rPr>
                <w:noProof/>
                <w:webHidden/>
              </w:rPr>
              <w:fldChar w:fldCharType="end"/>
            </w:r>
            <w:r w:rsidRPr="00BC47AC">
              <w:rPr>
                <w:rStyle w:val="Lienhypertexte"/>
                <w:noProof/>
              </w:rPr>
              <w:fldChar w:fldCharType="end"/>
            </w:r>
          </w:ins>
        </w:p>
        <w:p w14:paraId="78AFDF03" w14:textId="77777777" w:rsidR="0073040E" w:rsidRDefault="0073040E">
          <w:pPr>
            <w:pStyle w:val="TM2"/>
            <w:tabs>
              <w:tab w:val="left" w:pos="880"/>
              <w:tab w:val="right" w:leader="dot" w:pos="9062"/>
            </w:tabs>
            <w:rPr>
              <w:ins w:id="18" w:author="Adrien Adrien" w:date="2016-03-15T13:14:00Z"/>
              <w:rFonts w:eastAsiaTheme="minorEastAsia"/>
              <w:noProof/>
              <w:lang w:eastAsia="fr-FR"/>
            </w:rPr>
          </w:pPr>
          <w:ins w:id="19"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"_Toc445811003"</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2.2</w:t>
            </w:r>
            <w:r>
              <w:rPr>
                <w:rFonts w:eastAsiaTheme="minorEastAsia"/>
                <w:noProof/>
                <w:lang w:eastAsia="fr-FR"/>
              </w:rPr>
              <w:tab/>
            </w:r>
            <w:r w:rsidRPr="00BC47AC">
              <w:rPr>
                <w:rStyle w:val="Lienhypertexte"/>
                <w:noProof/>
              </w:rPr>
              <w:t>Planning prévisionnel</w:t>
            </w:r>
            <w:r>
              <w:rPr>
                <w:noProof/>
                <w:webHidden/>
              </w:rPr>
              <w:tab/>
            </w:r>
            <w:r>
              <w:rPr>
                <w:noProof/>
                <w:webHidden/>
              </w:rPr>
              <w:fldChar w:fldCharType="begin"/>
            </w:r>
            <w:r>
              <w:rPr>
                <w:noProof/>
                <w:webHidden/>
              </w:rPr>
              <w:instrText xml:space="preserve"> PAGEREF _Toc445811003 \h </w:instrText>
            </w:r>
            <w:r>
              <w:rPr>
                <w:noProof/>
                <w:webHidden/>
              </w:rPr>
            </w:r>
          </w:ins>
          <w:r>
            <w:rPr>
              <w:noProof/>
              <w:webHidden/>
            </w:rPr>
            <w:fldChar w:fldCharType="separate"/>
          </w:r>
          <w:ins w:id="20" w:author="Adrien Adrien" w:date="2016-03-15T13:14:00Z">
            <w:r>
              <w:rPr>
                <w:noProof/>
                <w:webHidden/>
              </w:rPr>
              <w:t>7</w:t>
            </w:r>
            <w:r>
              <w:rPr>
                <w:noProof/>
                <w:webHidden/>
              </w:rPr>
              <w:fldChar w:fldCharType="end"/>
            </w:r>
            <w:r w:rsidRPr="00BC47AC">
              <w:rPr>
                <w:rStyle w:val="Lienhypertexte"/>
                <w:noProof/>
              </w:rPr>
              <w:fldChar w:fldCharType="end"/>
            </w:r>
          </w:ins>
        </w:p>
        <w:p w14:paraId="0E0B7073" w14:textId="77777777" w:rsidR="0073040E" w:rsidRDefault="0073040E">
          <w:pPr>
            <w:pStyle w:val="TM2"/>
            <w:tabs>
              <w:tab w:val="left" w:pos="880"/>
              <w:tab w:val="right" w:leader="dot" w:pos="9062"/>
            </w:tabs>
            <w:rPr>
              <w:ins w:id="21" w:author="Adrien Adrien" w:date="2016-03-15T13:14:00Z"/>
              <w:rFonts w:eastAsiaTheme="minorEastAsia"/>
              <w:noProof/>
              <w:lang w:eastAsia="fr-FR"/>
            </w:rPr>
          </w:pPr>
          <w:ins w:id="22"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"_Toc445811004"</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2.3</w:t>
            </w:r>
            <w:r>
              <w:rPr>
                <w:rFonts w:eastAsiaTheme="minorEastAsia"/>
                <w:noProof/>
                <w:lang w:eastAsia="fr-FR"/>
              </w:rPr>
              <w:tab/>
            </w:r>
            <w:r w:rsidRPr="00BC47AC">
              <w:rPr>
                <w:rStyle w:val="Lienhypertexte"/>
                <w:noProof/>
              </w:rPr>
              <w:t>Ateliers de conception</w:t>
            </w:r>
            <w:r>
              <w:rPr>
                <w:noProof/>
                <w:webHidden/>
              </w:rPr>
              <w:tab/>
            </w:r>
            <w:r>
              <w:rPr>
                <w:noProof/>
                <w:webHidden/>
              </w:rPr>
              <w:fldChar w:fldCharType="begin"/>
            </w:r>
            <w:r>
              <w:rPr>
                <w:noProof/>
                <w:webHidden/>
              </w:rPr>
              <w:instrText xml:space="preserve"> PAGEREF _Toc445811004 \h </w:instrText>
            </w:r>
            <w:r>
              <w:rPr>
                <w:noProof/>
                <w:webHidden/>
              </w:rPr>
            </w:r>
          </w:ins>
          <w:r>
            <w:rPr>
              <w:noProof/>
              <w:webHidden/>
            </w:rPr>
            <w:fldChar w:fldCharType="separate"/>
          </w:r>
          <w:ins w:id="23" w:author="Adrien Adrien" w:date="2016-03-15T13:14:00Z">
            <w:r>
              <w:rPr>
                <w:noProof/>
                <w:webHidden/>
              </w:rPr>
              <w:t>7</w:t>
            </w:r>
            <w:r>
              <w:rPr>
                <w:noProof/>
                <w:webHidden/>
              </w:rPr>
              <w:fldChar w:fldCharType="end"/>
            </w:r>
            <w:r w:rsidRPr="00BC47AC">
              <w:rPr>
                <w:rStyle w:val="Lienhypertexte"/>
                <w:noProof/>
              </w:rPr>
              <w:fldChar w:fldCharType="end"/>
            </w:r>
          </w:ins>
        </w:p>
        <w:p w14:paraId="67E5B714" w14:textId="77777777" w:rsidR="0073040E" w:rsidRDefault="0073040E">
          <w:pPr>
            <w:pStyle w:val="TM2"/>
            <w:tabs>
              <w:tab w:val="left" w:pos="880"/>
              <w:tab w:val="right" w:leader="dot" w:pos="9062"/>
            </w:tabs>
            <w:rPr>
              <w:ins w:id="24" w:author="Adrien Adrien" w:date="2016-03-15T13:14:00Z"/>
              <w:rFonts w:eastAsiaTheme="minorEastAsia"/>
              <w:noProof/>
              <w:lang w:eastAsia="fr-FR"/>
            </w:rPr>
          </w:pPr>
          <w:ins w:id="25"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"_Toc445811005"</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2.4</w:t>
            </w:r>
            <w:r>
              <w:rPr>
                <w:rFonts w:eastAsiaTheme="minorEastAsia"/>
                <w:noProof/>
                <w:lang w:eastAsia="fr-FR"/>
              </w:rPr>
              <w:tab/>
            </w:r>
            <w:r w:rsidRPr="00BC47AC">
              <w:rPr>
                <w:rStyle w:val="Lienhypertexte"/>
                <w:noProof/>
              </w:rPr>
              <w:t>Validation des spécifications détaillées</w:t>
            </w:r>
            <w:r>
              <w:rPr>
                <w:noProof/>
                <w:webHidden/>
              </w:rPr>
              <w:tab/>
            </w:r>
            <w:r>
              <w:rPr>
                <w:noProof/>
                <w:webHidden/>
              </w:rPr>
              <w:fldChar w:fldCharType="begin"/>
            </w:r>
            <w:r>
              <w:rPr>
                <w:noProof/>
                <w:webHidden/>
              </w:rPr>
              <w:instrText xml:space="preserve"> PAGEREF _Toc445811005 \h </w:instrText>
            </w:r>
            <w:r>
              <w:rPr>
                <w:noProof/>
                <w:webHidden/>
              </w:rPr>
            </w:r>
          </w:ins>
          <w:r>
            <w:rPr>
              <w:noProof/>
              <w:webHidden/>
            </w:rPr>
            <w:fldChar w:fldCharType="separate"/>
          </w:r>
          <w:ins w:id="26" w:author="Adrien Adrien" w:date="2016-03-15T13:14:00Z">
            <w:r>
              <w:rPr>
                <w:noProof/>
                <w:webHidden/>
              </w:rPr>
              <w:t>7</w:t>
            </w:r>
            <w:r>
              <w:rPr>
                <w:noProof/>
                <w:webHidden/>
              </w:rPr>
              <w:fldChar w:fldCharType="end"/>
            </w:r>
            <w:r w:rsidRPr="00BC47AC">
              <w:rPr>
                <w:rStyle w:val="Lienhypertexte"/>
                <w:noProof/>
              </w:rPr>
              <w:fldChar w:fldCharType="end"/>
            </w:r>
          </w:ins>
        </w:p>
        <w:p w14:paraId="72AD6928" w14:textId="77777777" w:rsidR="0073040E" w:rsidRDefault="0073040E">
          <w:pPr>
            <w:pStyle w:val="TM2"/>
            <w:tabs>
              <w:tab w:val="left" w:pos="880"/>
              <w:tab w:val="right" w:leader="dot" w:pos="9062"/>
            </w:tabs>
            <w:rPr>
              <w:ins w:id="27" w:author="Adrien Adrien" w:date="2016-03-15T13:14:00Z"/>
              <w:rFonts w:eastAsiaTheme="minorEastAsia"/>
              <w:noProof/>
              <w:lang w:eastAsia="fr-FR"/>
            </w:rPr>
          </w:pPr>
          <w:ins w:id="28"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"_Toc445811006"</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2.5</w:t>
            </w:r>
            <w:r>
              <w:rPr>
                <w:rFonts w:eastAsiaTheme="minorEastAsia"/>
                <w:noProof/>
                <w:lang w:eastAsia="fr-FR"/>
              </w:rPr>
              <w:tab/>
            </w:r>
            <w:r w:rsidRPr="00BC47AC">
              <w:rPr>
                <w:rStyle w:val="Lienhypertexte"/>
                <w:noProof/>
              </w:rPr>
              <w:t>Développement</w:t>
            </w:r>
            <w:r>
              <w:rPr>
                <w:noProof/>
                <w:webHidden/>
              </w:rPr>
              <w:tab/>
            </w:r>
            <w:r>
              <w:rPr>
                <w:noProof/>
                <w:webHidden/>
              </w:rPr>
              <w:fldChar w:fldCharType="begin"/>
            </w:r>
            <w:r>
              <w:rPr>
                <w:noProof/>
                <w:webHidden/>
              </w:rPr>
              <w:instrText xml:space="preserve"> PAGEREF _Toc445811006 \h </w:instrText>
            </w:r>
            <w:r>
              <w:rPr>
                <w:noProof/>
                <w:webHidden/>
              </w:rPr>
            </w:r>
          </w:ins>
          <w:r>
            <w:rPr>
              <w:noProof/>
              <w:webHidden/>
            </w:rPr>
            <w:fldChar w:fldCharType="separate"/>
          </w:r>
          <w:ins w:id="29" w:author="Adrien Adrien" w:date="2016-03-15T13:14:00Z">
            <w:r>
              <w:rPr>
                <w:noProof/>
                <w:webHidden/>
              </w:rPr>
              <w:t>7</w:t>
            </w:r>
            <w:r>
              <w:rPr>
                <w:noProof/>
                <w:webHidden/>
              </w:rPr>
              <w:fldChar w:fldCharType="end"/>
            </w:r>
            <w:r w:rsidRPr="00BC47AC">
              <w:rPr>
                <w:rStyle w:val="Lienhypertexte"/>
                <w:noProof/>
              </w:rPr>
              <w:fldChar w:fldCharType="end"/>
            </w:r>
          </w:ins>
        </w:p>
        <w:p w14:paraId="01A81D25" w14:textId="77777777" w:rsidR="0073040E" w:rsidRDefault="0073040E">
          <w:pPr>
            <w:pStyle w:val="TM2"/>
            <w:tabs>
              <w:tab w:val="left" w:pos="880"/>
              <w:tab w:val="right" w:leader="dot" w:pos="9062"/>
            </w:tabs>
            <w:rPr>
              <w:ins w:id="30" w:author="Adrien Adrien" w:date="2016-03-15T13:14:00Z"/>
              <w:rFonts w:eastAsiaTheme="minorEastAsia"/>
              <w:noProof/>
              <w:lang w:eastAsia="fr-FR"/>
            </w:rPr>
          </w:pPr>
          <w:ins w:id="31"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"_Toc445811007"</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2.6</w:t>
            </w:r>
            <w:r>
              <w:rPr>
                <w:rFonts w:eastAsiaTheme="minorEastAsia"/>
                <w:noProof/>
                <w:lang w:eastAsia="fr-FR"/>
              </w:rPr>
              <w:tab/>
            </w:r>
            <w:r w:rsidRPr="00BC47AC">
              <w:rPr>
                <w:rStyle w:val="Lienhypertexte"/>
                <w:noProof/>
              </w:rPr>
              <w:t>Recette</w:t>
            </w:r>
            <w:r>
              <w:rPr>
                <w:noProof/>
                <w:webHidden/>
              </w:rPr>
              <w:tab/>
            </w:r>
            <w:r>
              <w:rPr>
                <w:noProof/>
                <w:webHidden/>
              </w:rPr>
              <w:fldChar w:fldCharType="begin"/>
            </w:r>
            <w:r>
              <w:rPr>
                <w:noProof/>
                <w:webHidden/>
              </w:rPr>
              <w:instrText xml:space="preserve"> PAGEREF _Toc445811007 \h </w:instrText>
            </w:r>
            <w:r>
              <w:rPr>
                <w:noProof/>
                <w:webHidden/>
              </w:rPr>
            </w:r>
          </w:ins>
          <w:r>
            <w:rPr>
              <w:noProof/>
              <w:webHidden/>
            </w:rPr>
            <w:fldChar w:fldCharType="separate"/>
          </w:r>
          <w:ins w:id="32" w:author="Adrien Adrien" w:date="2016-03-15T13:14:00Z">
            <w:r>
              <w:rPr>
                <w:noProof/>
                <w:webHidden/>
              </w:rPr>
              <w:t>7</w:t>
            </w:r>
            <w:r>
              <w:rPr>
                <w:noProof/>
                <w:webHidden/>
              </w:rPr>
              <w:fldChar w:fldCharType="end"/>
            </w:r>
            <w:r w:rsidRPr="00BC47AC">
              <w:rPr>
                <w:rStyle w:val="Lienhypertexte"/>
                <w:noProof/>
              </w:rPr>
              <w:fldChar w:fldCharType="end"/>
            </w:r>
          </w:ins>
        </w:p>
        <w:p w14:paraId="2972C06D" w14:textId="77777777" w:rsidR="0073040E" w:rsidRDefault="0073040E">
          <w:pPr>
            <w:pStyle w:val="TM2"/>
            <w:tabs>
              <w:tab w:val="left" w:pos="880"/>
              <w:tab w:val="right" w:leader="dot" w:pos="9062"/>
            </w:tabs>
            <w:rPr>
              <w:ins w:id="33" w:author="Adrien Adrien" w:date="2016-03-15T13:14:00Z"/>
              <w:rFonts w:eastAsiaTheme="minorEastAsia"/>
              <w:noProof/>
              <w:lang w:eastAsia="fr-FR"/>
            </w:rPr>
          </w:pPr>
          <w:ins w:id="34"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"_Toc445811008"</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2.7</w:t>
            </w:r>
            <w:r>
              <w:rPr>
                <w:rFonts w:eastAsiaTheme="minorEastAsia"/>
                <w:noProof/>
                <w:lang w:eastAsia="fr-FR"/>
              </w:rPr>
              <w:tab/>
            </w:r>
            <w:r w:rsidRPr="00BC47AC">
              <w:rPr>
                <w:rStyle w:val="Lienhypertexte"/>
                <w:noProof/>
              </w:rPr>
              <w:t>Formation</w:t>
            </w:r>
            <w:r>
              <w:rPr>
                <w:noProof/>
                <w:webHidden/>
              </w:rPr>
              <w:tab/>
            </w:r>
            <w:r>
              <w:rPr>
                <w:noProof/>
                <w:webHidden/>
              </w:rPr>
              <w:fldChar w:fldCharType="begin"/>
            </w:r>
            <w:r>
              <w:rPr>
                <w:noProof/>
                <w:webHidden/>
              </w:rPr>
              <w:instrText xml:space="preserve"> PAGEREF _Toc445811008 \h </w:instrText>
            </w:r>
            <w:r>
              <w:rPr>
                <w:noProof/>
                <w:webHidden/>
              </w:rPr>
            </w:r>
          </w:ins>
          <w:r>
            <w:rPr>
              <w:noProof/>
              <w:webHidden/>
            </w:rPr>
            <w:fldChar w:fldCharType="separate"/>
          </w:r>
          <w:ins w:id="35" w:author="Adrien Adrien" w:date="2016-03-15T13:14:00Z">
            <w:r>
              <w:rPr>
                <w:noProof/>
                <w:webHidden/>
              </w:rPr>
              <w:t>7</w:t>
            </w:r>
            <w:r>
              <w:rPr>
                <w:noProof/>
                <w:webHidden/>
              </w:rPr>
              <w:fldChar w:fldCharType="end"/>
            </w:r>
            <w:r w:rsidRPr="00BC47AC">
              <w:rPr>
                <w:rStyle w:val="Lienhypertexte"/>
                <w:noProof/>
              </w:rPr>
              <w:fldChar w:fldCharType="end"/>
            </w:r>
          </w:ins>
        </w:p>
        <w:p w14:paraId="324CE0FA" w14:textId="77777777" w:rsidR="0073040E" w:rsidRDefault="0073040E">
          <w:pPr>
            <w:pStyle w:val="TM2"/>
            <w:tabs>
              <w:tab w:val="left" w:pos="880"/>
              <w:tab w:val="right" w:leader="dot" w:pos="9062"/>
            </w:tabs>
            <w:rPr>
              <w:ins w:id="36" w:author="Adrien Adrien" w:date="2016-03-15T13:14:00Z"/>
              <w:rFonts w:eastAsiaTheme="minorEastAsia"/>
              <w:noProof/>
              <w:lang w:eastAsia="fr-FR"/>
            </w:rPr>
          </w:pPr>
          <w:ins w:id="37"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"_Toc445811009"</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2.8</w:t>
            </w:r>
            <w:r>
              <w:rPr>
                <w:rFonts w:eastAsiaTheme="minorEastAsia"/>
                <w:noProof/>
                <w:lang w:eastAsia="fr-FR"/>
              </w:rPr>
              <w:tab/>
            </w:r>
            <w:r w:rsidRPr="00BC47AC">
              <w:rPr>
                <w:rStyle w:val="Lienhypertexte"/>
                <w:noProof/>
              </w:rPr>
              <w:t>La propriété intellectuelle</w:t>
            </w:r>
            <w:r>
              <w:rPr>
                <w:noProof/>
                <w:webHidden/>
              </w:rPr>
              <w:tab/>
            </w:r>
            <w:r>
              <w:rPr>
                <w:noProof/>
                <w:webHidden/>
              </w:rPr>
              <w:fldChar w:fldCharType="begin"/>
            </w:r>
            <w:r>
              <w:rPr>
                <w:noProof/>
                <w:webHidden/>
              </w:rPr>
              <w:instrText xml:space="preserve"> PAGEREF _Toc445811009 \h </w:instrText>
            </w:r>
            <w:r>
              <w:rPr>
                <w:noProof/>
                <w:webHidden/>
              </w:rPr>
            </w:r>
          </w:ins>
          <w:r>
            <w:rPr>
              <w:noProof/>
              <w:webHidden/>
            </w:rPr>
            <w:fldChar w:fldCharType="separate"/>
          </w:r>
          <w:ins w:id="38" w:author="Adrien Adrien" w:date="2016-03-15T13:14:00Z">
            <w:r>
              <w:rPr>
                <w:noProof/>
                <w:webHidden/>
              </w:rPr>
              <w:t>8</w:t>
            </w:r>
            <w:r>
              <w:rPr>
                <w:noProof/>
                <w:webHidden/>
              </w:rPr>
              <w:fldChar w:fldCharType="end"/>
            </w:r>
            <w:r w:rsidRPr="00BC47AC">
              <w:rPr>
                <w:rStyle w:val="Lienhypertexte"/>
                <w:noProof/>
              </w:rPr>
              <w:fldChar w:fldCharType="end"/>
            </w:r>
          </w:ins>
        </w:p>
        <w:p w14:paraId="4A5FB1D2" w14:textId="77777777" w:rsidR="0073040E" w:rsidRDefault="0073040E">
          <w:pPr>
            <w:pStyle w:val="TM2"/>
            <w:tabs>
              <w:tab w:val="left" w:pos="880"/>
              <w:tab w:val="right" w:leader="dot" w:pos="9062"/>
            </w:tabs>
            <w:rPr>
              <w:ins w:id="39" w:author="Adrien Adrien" w:date="2016-03-15T13:14:00Z"/>
              <w:rFonts w:eastAsiaTheme="minorEastAsia"/>
              <w:noProof/>
              <w:lang w:eastAsia="fr-FR"/>
            </w:rPr>
          </w:pPr>
          <w:ins w:id="40"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"_Toc445811010"</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2.9</w:t>
            </w:r>
            <w:r>
              <w:rPr>
                <w:rFonts w:eastAsiaTheme="minorEastAsia"/>
                <w:noProof/>
                <w:lang w:eastAsia="fr-FR"/>
              </w:rPr>
              <w:tab/>
            </w:r>
            <w:r w:rsidRPr="00BC47AC">
              <w:rPr>
                <w:rStyle w:val="Lienhypertexte"/>
                <w:noProof/>
              </w:rPr>
              <w:t>Livrables</w:t>
            </w:r>
            <w:r>
              <w:rPr>
                <w:noProof/>
                <w:webHidden/>
              </w:rPr>
              <w:tab/>
            </w:r>
            <w:r>
              <w:rPr>
                <w:noProof/>
                <w:webHidden/>
              </w:rPr>
              <w:fldChar w:fldCharType="begin"/>
            </w:r>
            <w:r>
              <w:rPr>
                <w:noProof/>
                <w:webHidden/>
              </w:rPr>
              <w:instrText xml:space="preserve"> PAGEREF _Toc445811010 \h </w:instrText>
            </w:r>
            <w:r>
              <w:rPr>
                <w:noProof/>
                <w:webHidden/>
              </w:rPr>
            </w:r>
          </w:ins>
          <w:r>
            <w:rPr>
              <w:noProof/>
              <w:webHidden/>
            </w:rPr>
            <w:fldChar w:fldCharType="separate"/>
          </w:r>
          <w:ins w:id="41" w:author="Adrien Adrien" w:date="2016-03-15T13:14:00Z">
            <w:r>
              <w:rPr>
                <w:noProof/>
                <w:webHidden/>
              </w:rPr>
              <w:t>8</w:t>
            </w:r>
            <w:r>
              <w:rPr>
                <w:noProof/>
                <w:webHidden/>
              </w:rPr>
              <w:fldChar w:fldCharType="end"/>
            </w:r>
            <w:r w:rsidRPr="00BC47AC">
              <w:rPr>
                <w:rStyle w:val="Lienhypertexte"/>
                <w:noProof/>
              </w:rPr>
              <w:fldChar w:fldCharType="end"/>
            </w:r>
          </w:ins>
        </w:p>
        <w:p w14:paraId="5435A310" w14:textId="77777777" w:rsidR="0073040E" w:rsidRDefault="0073040E">
          <w:pPr>
            <w:pStyle w:val="TM1"/>
            <w:tabs>
              <w:tab w:val="right" w:leader="dot" w:pos="9062"/>
            </w:tabs>
            <w:rPr>
              <w:ins w:id="42" w:author="Adrien Adrien" w:date="2016-03-15T13:14:00Z"/>
              <w:rFonts w:eastAsiaTheme="minorEastAsia"/>
              <w:noProof/>
              <w:lang w:eastAsia="fr-FR"/>
            </w:rPr>
          </w:pPr>
          <w:ins w:id="43"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"_Toc445811011"</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3. Critères de la solution technique</w:t>
            </w:r>
            <w:r>
              <w:rPr>
                <w:noProof/>
                <w:webHidden/>
              </w:rPr>
              <w:tab/>
            </w:r>
            <w:r>
              <w:rPr>
                <w:noProof/>
                <w:webHidden/>
              </w:rPr>
              <w:fldChar w:fldCharType="begin"/>
            </w:r>
            <w:r>
              <w:rPr>
                <w:noProof/>
                <w:webHidden/>
              </w:rPr>
              <w:instrText xml:space="preserve"> PAGEREF _Toc445811011 \h </w:instrText>
            </w:r>
            <w:r>
              <w:rPr>
                <w:noProof/>
                <w:webHidden/>
              </w:rPr>
            </w:r>
          </w:ins>
          <w:r>
            <w:rPr>
              <w:noProof/>
              <w:webHidden/>
            </w:rPr>
            <w:fldChar w:fldCharType="separate"/>
          </w:r>
          <w:ins w:id="44" w:author="Adrien Adrien" w:date="2016-03-15T13:14:00Z">
            <w:r>
              <w:rPr>
                <w:noProof/>
                <w:webHidden/>
              </w:rPr>
              <w:t>9</w:t>
            </w:r>
            <w:r>
              <w:rPr>
                <w:noProof/>
                <w:webHidden/>
              </w:rPr>
              <w:fldChar w:fldCharType="end"/>
            </w:r>
            <w:r w:rsidRPr="00BC47AC">
              <w:rPr>
                <w:rStyle w:val="Lienhypertexte"/>
                <w:noProof/>
              </w:rPr>
              <w:fldChar w:fldCharType="end"/>
            </w:r>
          </w:ins>
        </w:p>
        <w:p w14:paraId="28BD6FD6" w14:textId="77777777" w:rsidR="0073040E" w:rsidRDefault="0073040E">
          <w:pPr>
            <w:pStyle w:val="TM2"/>
            <w:tabs>
              <w:tab w:val="left" w:pos="880"/>
              <w:tab w:val="right" w:leader="dot" w:pos="9062"/>
            </w:tabs>
            <w:rPr>
              <w:ins w:id="45" w:author="Adrien Adrien" w:date="2016-03-15T13:14:00Z"/>
              <w:rFonts w:eastAsiaTheme="minorEastAsia"/>
              <w:noProof/>
              <w:lang w:eastAsia="fr-FR"/>
            </w:rPr>
          </w:pPr>
          <w:ins w:id="46"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"_Toc445811012"</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3.1</w:t>
            </w:r>
            <w:r>
              <w:rPr>
                <w:rFonts w:eastAsiaTheme="minorEastAsia"/>
                <w:noProof/>
                <w:lang w:eastAsia="fr-FR"/>
              </w:rPr>
              <w:tab/>
            </w:r>
            <w:r w:rsidRPr="00BC47AC">
              <w:rPr>
                <w:rStyle w:val="Lienhypertexte"/>
                <w:noProof/>
              </w:rPr>
              <w:t>Economiques (budgétaires)</w:t>
            </w:r>
            <w:r>
              <w:rPr>
                <w:noProof/>
                <w:webHidden/>
              </w:rPr>
              <w:tab/>
            </w:r>
            <w:r>
              <w:rPr>
                <w:noProof/>
                <w:webHidden/>
              </w:rPr>
              <w:fldChar w:fldCharType="begin"/>
            </w:r>
            <w:r>
              <w:rPr>
                <w:noProof/>
                <w:webHidden/>
              </w:rPr>
              <w:instrText xml:space="preserve"> PAGEREF _Toc445811012 \h </w:instrText>
            </w:r>
            <w:r>
              <w:rPr>
                <w:noProof/>
                <w:webHidden/>
              </w:rPr>
            </w:r>
          </w:ins>
          <w:r>
            <w:rPr>
              <w:noProof/>
              <w:webHidden/>
            </w:rPr>
            <w:fldChar w:fldCharType="separate"/>
          </w:r>
          <w:ins w:id="47" w:author="Adrien Adrien" w:date="2016-03-15T13:14:00Z">
            <w:r>
              <w:rPr>
                <w:noProof/>
                <w:webHidden/>
              </w:rPr>
              <w:t>9</w:t>
            </w:r>
            <w:r>
              <w:rPr>
                <w:noProof/>
                <w:webHidden/>
              </w:rPr>
              <w:fldChar w:fldCharType="end"/>
            </w:r>
            <w:r w:rsidRPr="00BC47AC">
              <w:rPr>
                <w:rStyle w:val="Lienhypertexte"/>
                <w:noProof/>
              </w:rPr>
              <w:fldChar w:fldCharType="end"/>
            </w:r>
          </w:ins>
        </w:p>
        <w:p w14:paraId="0678221D" w14:textId="77777777" w:rsidR="0073040E" w:rsidRDefault="0073040E">
          <w:pPr>
            <w:pStyle w:val="TM2"/>
            <w:tabs>
              <w:tab w:val="left" w:pos="880"/>
              <w:tab w:val="right" w:leader="dot" w:pos="9062"/>
            </w:tabs>
            <w:rPr>
              <w:ins w:id="48" w:author="Adrien Adrien" w:date="2016-03-15T13:14:00Z"/>
              <w:rFonts w:eastAsiaTheme="minorEastAsia"/>
              <w:noProof/>
              <w:lang w:eastAsia="fr-FR"/>
            </w:rPr>
          </w:pPr>
          <w:ins w:id="49"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"_Toc445811014"</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3.2</w:t>
            </w:r>
            <w:r>
              <w:rPr>
                <w:rFonts w:eastAsiaTheme="minorEastAsia"/>
                <w:noProof/>
                <w:lang w:eastAsia="fr-FR"/>
              </w:rPr>
              <w:tab/>
            </w:r>
            <w:r w:rsidRPr="00BC47AC">
              <w:rPr>
                <w:rStyle w:val="Lienhypertexte"/>
                <w:noProof/>
              </w:rPr>
              <w:t>Environnementales</w:t>
            </w:r>
            <w:r>
              <w:rPr>
                <w:noProof/>
                <w:webHidden/>
              </w:rPr>
              <w:tab/>
            </w:r>
            <w:r>
              <w:rPr>
                <w:noProof/>
                <w:webHidden/>
              </w:rPr>
              <w:fldChar w:fldCharType="begin"/>
            </w:r>
            <w:r>
              <w:rPr>
                <w:noProof/>
                <w:webHidden/>
              </w:rPr>
              <w:instrText xml:space="preserve"> PAGEREF _Toc445811014 \h </w:instrText>
            </w:r>
            <w:r>
              <w:rPr>
                <w:noProof/>
                <w:webHidden/>
              </w:rPr>
            </w:r>
          </w:ins>
          <w:r>
            <w:rPr>
              <w:noProof/>
              <w:webHidden/>
            </w:rPr>
            <w:fldChar w:fldCharType="separate"/>
          </w:r>
          <w:ins w:id="50" w:author="Adrien Adrien" w:date="2016-03-15T13:14:00Z">
            <w:r>
              <w:rPr>
                <w:noProof/>
                <w:webHidden/>
              </w:rPr>
              <w:t>9</w:t>
            </w:r>
            <w:r>
              <w:rPr>
                <w:noProof/>
                <w:webHidden/>
              </w:rPr>
              <w:fldChar w:fldCharType="end"/>
            </w:r>
            <w:r w:rsidRPr="00BC47AC">
              <w:rPr>
                <w:rStyle w:val="Lienhypertexte"/>
                <w:noProof/>
              </w:rPr>
              <w:fldChar w:fldCharType="end"/>
            </w:r>
          </w:ins>
        </w:p>
        <w:p w14:paraId="49C15CF2" w14:textId="77777777" w:rsidR="0073040E" w:rsidRDefault="0073040E">
          <w:pPr>
            <w:pStyle w:val="TM2"/>
            <w:tabs>
              <w:tab w:val="left" w:pos="880"/>
              <w:tab w:val="right" w:leader="dot" w:pos="9062"/>
            </w:tabs>
            <w:rPr>
              <w:ins w:id="51" w:author="Adrien Adrien" w:date="2016-03-15T13:14:00Z"/>
              <w:rFonts w:eastAsiaTheme="minorEastAsia"/>
              <w:noProof/>
              <w:lang w:eastAsia="fr-FR"/>
            </w:rPr>
          </w:pPr>
          <w:ins w:id="52"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"_Toc445811015"</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3.3</w:t>
            </w:r>
            <w:r>
              <w:rPr>
                <w:rFonts w:eastAsiaTheme="minorEastAsia"/>
                <w:noProof/>
                <w:lang w:eastAsia="fr-FR"/>
              </w:rPr>
              <w:tab/>
            </w:r>
            <w:r w:rsidRPr="00BC47AC">
              <w:rPr>
                <w:rStyle w:val="Lienhypertexte"/>
                <w:noProof/>
              </w:rPr>
              <w:t>Sécuritaires</w:t>
            </w:r>
            <w:r>
              <w:rPr>
                <w:noProof/>
                <w:webHidden/>
              </w:rPr>
              <w:tab/>
            </w:r>
            <w:r>
              <w:rPr>
                <w:noProof/>
                <w:webHidden/>
              </w:rPr>
              <w:fldChar w:fldCharType="begin"/>
            </w:r>
            <w:r>
              <w:rPr>
                <w:noProof/>
                <w:webHidden/>
              </w:rPr>
              <w:instrText xml:space="preserve"> PAGEREF _Toc445811015 \h </w:instrText>
            </w:r>
            <w:r>
              <w:rPr>
                <w:noProof/>
                <w:webHidden/>
              </w:rPr>
            </w:r>
          </w:ins>
          <w:r>
            <w:rPr>
              <w:noProof/>
              <w:webHidden/>
            </w:rPr>
            <w:fldChar w:fldCharType="separate"/>
          </w:r>
          <w:ins w:id="53" w:author="Adrien Adrien" w:date="2016-03-15T13:14:00Z">
            <w:r>
              <w:rPr>
                <w:noProof/>
                <w:webHidden/>
              </w:rPr>
              <w:t>9</w:t>
            </w:r>
            <w:r>
              <w:rPr>
                <w:noProof/>
                <w:webHidden/>
              </w:rPr>
              <w:fldChar w:fldCharType="end"/>
            </w:r>
            <w:r w:rsidRPr="00BC47AC">
              <w:rPr>
                <w:rStyle w:val="Lienhypertexte"/>
                <w:noProof/>
              </w:rPr>
              <w:fldChar w:fldCharType="end"/>
            </w:r>
          </w:ins>
        </w:p>
        <w:p w14:paraId="1A17826A" w14:textId="77777777" w:rsidR="0073040E" w:rsidRDefault="0073040E">
          <w:pPr>
            <w:pStyle w:val="TM2"/>
            <w:tabs>
              <w:tab w:val="left" w:pos="880"/>
              <w:tab w:val="right" w:leader="dot" w:pos="9062"/>
            </w:tabs>
            <w:rPr>
              <w:ins w:id="54" w:author="Adrien Adrien" w:date="2016-03-15T13:14:00Z"/>
              <w:rFonts w:eastAsiaTheme="minorEastAsia"/>
              <w:noProof/>
              <w:lang w:eastAsia="fr-FR"/>
            </w:rPr>
          </w:pPr>
          <w:ins w:id="55"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"_Toc445811016"</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3.4</w:t>
            </w:r>
            <w:r>
              <w:rPr>
                <w:rFonts w:eastAsiaTheme="minorEastAsia"/>
                <w:noProof/>
                <w:lang w:eastAsia="fr-FR"/>
              </w:rPr>
              <w:tab/>
            </w:r>
            <w:r w:rsidRPr="00BC47AC">
              <w:rPr>
                <w:rStyle w:val="Lienhypertexte"/>
                <w:noProof/>
              </w:rPr>
              <w:t>Industrielles</w:t>
            </w:r>
            <w:r>
              <w:rPr>
                <w:noProof/>
                <w:webHidden/>
              </w:rPr>
              <w:tab/>
            </w:r>
            <w:r>
              <w:rPr>
                <w:noProof/>
                <w:webHidden/>
              </w:rPr>
              <w:fldChar w:fldCharType="begin"/>
            </w:r>
            <w:r>
              <w:rPr>
                <w:noProof/>
                <w:webHidden/>
              </w:rPr>
              <w:instrText xml:space="preserve"> PAGEREF _Toc445811016 \h </w:instrText>
            </w:r>
            <w:r>
              <w:rPr>
                <w:noProof/>
                <w:webHidden/>
              </w:rPr>
            </w:r>
          </w:ins>
          <w:r>
            <w:rPr>
              <w:noProof/>
              <w:webHidden/>
            </w:rPr>
            <w:fldChar w:fldCharType="separate"/>
          </w:r>
          <w:ins w:id="56" w:author="Adrien Adrien" w:date="2016-03-15T13:14:00Z">
            <w:r>
              <w:rPr>
                <w:noProof/>
                <w:webHidden/>
              </w:rPr>
              <w:t>10</w:t>
            </w:r>
            <w:r>
              <w:rPr>
                <w:noProof/>
                <w:webHidden/>
              </w:rPr>
              <w:fldChar w:fldCharType="end"/>
            </w:r>
            <w:r w:rsidRPr="00BC47AC">
              <w:rPr>
                <w:rStyle w:val="Lienhypertexte"/>
                <w:noProof/>
              </w:rPr>
              <w:fldChar w:fldCharType="end"/>
            </w:r>
          </w:ins>
        </w:p>
        <w:p w14:paraId="12F2CF76" w14:textId="77777777" w:rsidR="0073040E" w:rsidRDefault="0073040E">
          <w:pPr>
            <w:pStyle w:val="TM3"/>
            <w:tabs>
              <w:tab w:val="left" w:pos="1320"/>
              <w:tab w:val="right" w:leader="dot" w:pos="9062"/>
            </w:tabs>
            <w:rPr>
              <w:ins w:id="57" w:author="Adrien Adrien" w:date="2016-03-15T13:14:00Z"/>
              <w:rFonts w:eastAsiaTheme="minorEastAsia"/>
              <w:noProof/>
              <w:lang w:eastAsia="fr-FR"/>
            </w:rPr>
          </w:pPr>
          <w:ins w:id="58"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"_Toc445811017"</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3.4.1</w:t>
            </w:r>
            <w:r>
              <w:rPr>
                <w:rFonts w:eastAsiaTheme="minorEastAsia"/>
                <w:noProof/>
                <w:lang w:eastAsia="fr-FR"/>
              </w:rPr>
              <w:tab/>
            </w:r>
            <w:r w:rsidRPr="00BC47AC">
              <w:rPr>
                <w:rStyle w:val="Lienhypertexte"/>
                <w:noProof/>
              </w:rPr>
              <w:t>Hébergement du site</w:t>
            </w:r>
            <w:r>
              <w:rPr>
                <w:noProof/>
                <w:webHidden/>
              </w:rPr>
              <w:tab/>
            </w:r>
            <w:r>
              <w:rPr>
                <w:noProof/>
                <w:webHidden/>
              </w:rPr>
              <w:fldChar w:fldCharType="begin"/>
            </w:r>
            <w:r>
              <w:rPr>
                <w:noProof/>
                <w:webHidden/>
              </w:rPr>
              <w:instrText xml:space="preserve"> PAGEREF _Toc445811017 \h </w:instrText>
            </w:r>
            <w:r>
              <w:rPr>
                <w:noProof/>
                <w:webHidden/>
              </w:rPr>
            </w:r>
          </w:ins>
          <w:r>
            <w:rPr>
              <w:noProof/>
              <w:webHidden/>
            </w:rPr>
            <w:fldChar w:fldCharType="separate"/>
          </w:r>
          <w:ins w:id="59" w:author="Adrien Adrien" w:date="2016-03-15T13:14:00Z">
            <w:r>
              <w:rPr>
                <w:noProof/>
                <w:webHidden/>
              </w:rPr>
              <w:t>10</w:t>
            </w:r>
            <w:r>
              <w:rPr>
                <w:noProof/>
                <w:webHidden/>
              </w:rPr>
              <w:fldChar w:fldCharType="end"/>
            </w:r>
            <w:r w:rsidRPr="00BC47AC">
              <w:rPr>
                <w:rStyle w:val="Lienhypertexte"/>
                <w:noProof/>
              </w:rPr>
              <w:fldChar w:fldCharType="end"/>
            </w:r>
          </w:ins>
        </w:p>
        <w:p w14:paraId="080DA921" w14:textId="77777777" w:rsidR="0073040E" w:rsidRDefault="0073040E">
          <w:pPr>
            <w:pStyle w:val="TM3"/>
            <w:tabs>
              <w:tab w:val="left" w:pos="1320"/>
              <w:tab w:val="right" w:leader="dot" w:pos="9062"/>
            </w:tabs>
            <w:rPr>
              <w:ins w:id="60" w:author="Adrien Adrien" w:date="2016-03-15T13:14:00Z"/>
              <w:rFonts w:eastAsiaTheme="minorEastAsia"/>
              <w:noProof/>
              <w:lang w:eastAsia="fr-FR"/>
            </w:rPr>
          </w:pPr>
          <w:ins w:id="61"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"_Toc445811018"</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3.4.2</w:t>
            </w:r>
            <w:r>
              <w:rPr>
                <w:rFonts w:eastAsiaTheme="minorEastAsia"/>
                <w:noProof/>
                <w:lang w:eastAsia="fr-FR"/>
              </w:rPr>
              <w:tab/>
            </w:r>
            <w:r w:rsidRPr="00BC47AC">
              <w:rPr>
                <w:rStyle w:val="Lienhypertexte"/>
                <w:noProof/>
              </w:rPr>
              <w:t>Serveur</w:t>
            </w:r>
            <w:r>
              <w:rPr>
                <w:noProof/>
                <w:webHidden/>
              </w:rPr>
              <w:tab/>
            </w:r>
            <w:r>
              <w:rPr>
                <w:noProof/>
                <w:webHidden/>
              </w:rPr>
              <w:fldChar w:fldCharType="begin"/>
            </w:r>
            <w:r>
              <w:rPr>
                <w:noProof/>
                <w:webHidden/>
              </w:rPr>
              <w:instrText xml:space="preserve"> PAGEREF _Toc445811018 \h </w:instrText>
            </w:r>
            <w:r>
              <w:rPr>
                <w:noProof/>
                <w:webHidden/>
              </w:rPr>
            </w:r>
          </w:ins>
          <w:r>
            <w:rPr>
              <w:noProof/>
              <w:webHidden/>
            </w:rPr>
            <w:fldChar w:fldCharType="separate"/>
          </w:r>
          <w:ins w:id="62" w:author="Adrien Adrien" w:date="2016-03-15T13:14:00Z">
            <w:r>
              <w:rPr>
                <w:noProof/>
                <w:webHidden/>
              </w:rPr>
              <w:t>10</w:t>
            </w:r>
            <w:r>
              <w:rPr>
                <w:noProof/>
                <w:webHidden/>
              </w:rPr>
              <w:fldChar w:fldCharType="end"/>
            </w:r>
            <w:r w:rsidRPr="00BC47AC">
              <w:rPr>
                <w:rStyle w:val="Lienhypertexte"/>
                <w:noProof/>
              </w:rPr>
              <w:fldChar w:fldCharType="end"/>
            </w:r>
          </w:ins>
        </w:p>
        <w:p w14:paraId="0F1E0080" w14:textId="77777777" w:rsidR="0073040E" w:rsidRDefault="0073040E">
          <w:pPr>
            <w:pStyle w:val="TM3"/>
            <w:tabs>
              <w:tab w:val="left" w:pos="1320"/>
              <w:tab w:val="right" w:leader="dot" w:pos="9062"/>
            </w:tabs>
            <w:rPr>
              <w:ins w:id="63" w:author="Adrien Adrien" w:date="2016-03-15T13:14:00Z"/>
              <w:rFonts w:eastAsiaTheme="minorEastAsia"/>
              <w:noProof/>
              <w:lang w:eastAsia="fr-FR"/>
            </w:rPr>
          </w:pPr>
          <w:ins w:id="64"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"_Toc445811019"</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3.4.3</w:t>
            </w:r>
            <w:r>
              <w:rPr>
                <w:rFonts w:eastAsiaTheme="minorEastAsia"/>
                <w:noProof/>
                <w:lang w:eastAsia="fr-FR"/>
              </w:rPr>
              <w:tab/>
            </w:r>
            <w:r w:rsidRPr="00BC47AC">
              <w:rPr>
                <w:rStyle w:val="Lienhypertexte"/>
                <w:noProof/>
              </w:rPr>
              <w:t>Nom du domaine</w:t>
            </w:r>
            <w:r>
              <w:rPr>
                <w:noProof/>
                <w:webHidden/>
              </w:rPr>
              <w:tab/>
            </w:r>
            <w:r>
              <w:rPr>
                <w:noProof/>
                <w:webHidden/>
              </w:rPr>
              <w:fldChar w:fldCharType="begin"/>
            </w:r>
            <w:r>
              <w:rPr>
                <w:noProof/>
                <w:webHidden/>
              </w:rPr>
              <w:instrText xml:space="preserve"> PAGEREF _Toc445811019 \h </w:instrText>
            </w:r>
            <w:r>
              <w:rPr>
                <w:noProof/>
                <w:webHidden/>
              </w:rPr>
            </w:r>
          </w:ins>
          <w:r>
            <w:rPr>
              <w:noProof/>
              <w:webHidden/>
            </w:rPr>
            <w:fldChar w:fldCharType="separate"/>
          </w:r>
          <w:ins w:id="65" w:author="Adrien Adrien" w:date="2016-03-15T13:14:00Z">
            <w:r>
              <w:rPr>
                <w:noProof/>
                <w:webHidden/>
              </w:rPr>
              <w:t>10</w:t>
            </w:r>
            <w:r>
              <w:rPr>
                <w:noProof/>
                <w:webHidden/>
              </w:rPr>
              <w:fldChar w:fldCharType="end"/>
            </w:r>
            <w:r w:rsidRPr="00BC47AC">
              <w:rPr>
                <w:rStyle w:val="Lienhypertexte"/>
                <w:noProof/>
              </w:rPr>
              <w:fldChar w:fldCharType="end"/>
            </w:r>
          </w:ins>
        </w:p>
        <w:p w14:paraId="0D05FA1B" w14:textId="77777777" w:rsidR="0073040E" w:rsidRDefault="0073040E">
          <w:pPr>
            <w:pStyle w:val="TM2"/>
            <w:tabs>
              <w:tab w:val="left" w:pos="880"/>
              <w:tab w:val="right" w:leader="dot" w:pos="9062"/>
            </w:tabs>
            <w:rPr>
              <w:ins w:id="66" w:author="Adrien Adrien" w:date="2016-03-15T13:14:00Z"/>
              <w:rFonts w:eastAsiaTheme="minorEastAsia"/>
              <w:noProof/>
              <w:lang w:eastAsia="fr-FR"/>
            </w:rPr>
          </w:pPr>
          <w:ins w:id="67"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"_Toc445811020"</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3.5</w:t>
            </w:r>
            <w:r>
              <w:rPr>
                <w:rFonts w:eastAsiaTheme="minorEastAsia"/>
                <w:noProof/>
                <w:lang w:eastAsia="fr-FR"/>
              </w:rPr>
              <w:tab/>
            </w:r>
            <w:r w:rsidRPr="00BC47AC">
              <w:rPr>
                <w:rStyle w:val="Lienhypertexte"/>
                <w:noProof/>
              </w:rPr>
              <w:t>Matérielles</w:t>
            </w:r>
            <w:r>
              <w:rPr>
                <w:noProof/>
                <w:webHidden/>
              </w:rPr>
              <w:tab/>
            </w:r>
            <w:r>
              <w:rPr>
                <w:noProof/>
                <w:webHidden/>
              </w:rPr>
              <w:fldChar w:fldCharType="begin"/>
            </w:r>
            <w:r>
              <w:rPr>
                <w:noProof/>
                <w:webHidden/>
              </w:rPr>
              <w:instrText xml:space="preserve"> PAGEREF _Toc445811020 \h </w:instrText>
            </w:r>
            <w:r>
              <w:rPr>
                <w:noProof/>
                <w:webHidden/>
              </w:rPr>
            </w:r>
          </w:ins>
          <w:r>
            <w:rPr>
              <w:noProof/>
              <w:webHidden/>
            </w:rPr>
            <w:fldChar w:fldCharType="separate"/>
          </w:r>
          <w:ins w:id="68" w:author="Adrien Adrien" w:date="2016-03-15T13:14:00Z">
            <w:r>
              <w:rPr>
                <w:noProof/>
                <w:webHidden/>
              </w:rPr>
              <w:t>11</w:t>
            </w:r>
            <w:r>
              <w:rPr>
                <w:noProof/>
                <w:webHidden/>
              </w:rPr>
              <w:fldChar w:fldCharType="end"/>
            </w:r>
            <w:r w:rsidRPr="00BC47AC">
              <w:rPr>
                <w:rStyle w:val="Lienhypertexte"/>
                <w:noProof/>
              </w:rPr>
              <w:fldChar w:fldCharType="end"/>
            </w:r>
          </w:ins>
        </w:p>
        <w:p w14:paraId="39589BDA" w14:textId="77777777" w:rsidR="0073040E" w:rsidRDefault="0073040E">
          <w:pPr>
            <w:pStyle w:val="TM3"/>
            <w:tabs>
              <w:tab w:val="left" w:pos="1320"/>
              <w:tab w:val="right" w:leader="dot" w:pos="9062"/>
            </w:tabs>
            <w:rPr>
              <w:ins w:id="69" w:author="Adrien Adrien" w:date="2016-03-15T13:14:00Z"/>
              <w:rFonts w:eastAsiaTheme="minorEastAsia"/>
              <w:noProof/>
              <w:lang w:eastAsia="fr-FR"/>
            </w:rPr>
          </w:pPr>
          <w:ins w:id="70"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"_Toc445811021"</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3.5.1</w:t>
            </w:r>
            <w:r>
              <w:rPr>
                <w:rFonts w:eastAsiaTheme="minorEastAsia"/>
                <w:noProof/>
                <w:lang w:eastAsia="fr-FR"/>
              </w:rPr>
              <w:tab/>
            </w:r>
            <w:r w:rsidRPr="00BC47AC">
              <w:rPr>
                <w:rStyle w:val="Lienhypertexte"/>
                <w:noProof/>
              </w:rPr>
              <w:t>Ergonomie</w:t>
            </w:r>
            <w:r>
              <w:rPr>
                <w:noProof/>
                <w:webHidden/>
              </w:rPr>
              <w:tab/>
            </w:r>
            <w:r>
              <w:rPr>
                <w:noProof/>
                <w:webHidden/>
              </w:rPr>
              <w:fldChar w:fldCharType="begin"/>
            </w:r>
            <w:r>
              <w:rPr>
                <w:noProof/>
                <w:webHidden/>
              </w:rPr>
              <w:instrText xml:space="preserve"> PAGEREF _Toc445811021 \h </w:instrText>
            </w:r>
            <w:r>
              <w:rPr>
                <w:noProof/>
                <w:webHidden/>
              </w:rPr>
            </w:r>
          </w:ins>
          <w:r>
            <w:rPr>
              <w:noProof/>
              <w:webHidden/>
            </w:rPr>
            <w:fldChar w:fldCharType="separate"/>
          </w:r>
          <w:ins w:id="71" w:author="Adrien Adrien" w:date="2016-03-15T13:14:00Z">
            <w:r>
              <w:rPr>
                <w:noProof/>
                <w:webHidden/>
              </w:rPr>
              <w:t>11</w:t>
            </w:r>
            <w:r>
              <w:rPr>
                <w:noProof/>
                <w:webHidden/>
              </w:rPr>
              <w:fldChar w:fldCharType="end"/>
            </w:r>
            <w:r w:rsidRPr="00BC47AC">
              <w:rPr>
                <w:rStyle w:val="Lienhypertexte"/>
                <w:noProof/>
              </w:rPr>
              <w:fldChar w:fldCharType="end"/>
            </w:r>
          </w:ins>
        </w:p>
        <w:p w14:paraId="175FBCF6" w14:textId="77777777" w:rsidR="0073040E" w:rsidRDefault="0073040E">
          <w:pPr>
            <w:pStyle w:val="TM3"/>
            <w:tabs>
              <w:tab w:val="left" w:pos="1320"/>
              <w:tab w:val="right" w:leader="dot" w:pos="9062"/>
            </w:tabs>
            <w:rPr>
              <w:ins w:id="72" w:author="Adrien Adrien" w:date="2016-03-15T13:14:00Z"/>
              <w:rFonts w:eastAsiaTheme="minorEastAsia"/>
              <w:noProof/>
              <w:lang w:eastAsia="fr-FR"/>
            </w:rPr>
          </w:pPr>
          <w:ins w:id="73"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"_Toc445811022"</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3.5.2</w:t>
            </w:r>
            <w:r>
              <w:rPr>
                <w:rFonts w:eastAsiaTheme="minorEastAsia"/>
                <w:noProof/>
                <w:lang w:eastAsia="fr-FR"/>
              </w:rPr>
              <w:tab/>
            </w:r>
            <w:r w:rsidRPr="00BC47AC">
              <w:rPr>
                <w:rStyle w:val="Lienhypertexte"/>
                <w:noProof/>
              </w:rPr>
              <w:t>Module de communication</w:t>
            </w:r>
            <w:r>
              <w:rPr>
                <w:noProof/>
                <w:webHidden/>
              </w:rPr>
              <w:tab/>
            </w:r>
            <w:r>
              <w:rPr>
                <w:noProof/>
                <w:webHidden/>
              </w:rPr>
              <w:fldChar w:fldCharType="begin"/>
            </w:r>
            <w:r>
              <w:rPr>
                <w:noProof/>
                <w:webHidden/>
              </w:rPr>
              <w:instrText xml:space="preserve"> PAGEREF _Toc445811022 \h </w:instrText>
            </w:r>
            <w:r>
              <w:rPr>
                <w:noProof/>
                <w:webHidden/>
              </w:rPr>
            </w:r>
          </w:ins>
          <w:r>
            <w:rPr>
              <w:noProof/>
              <w:webHidden/>
            </w:rPr>
            <w:fldChar w:fldCharType="separate"/>
          </w:r>
          <w:ins w:id="74" w:author="Adrien Adrien" w:date="2016-03-15T13:14:00Z">
            <w:r>
              <w:rPr>
                <w:noProof/>
                <w:webHidden/>
              </w:rPr>
              <w:t>11</w:t>
            </w:r>
            <w:r>
              <w:rPr>
                <w:noProof/>
                <w:webHidden/>
              </w:rPr>
              <w:fldChar w:fldCharType="end"/>
            </w:r>
            <w:r w:rsidRPr="00BC47AC">
              <w:rPr>
                <w:rStyle w:val="Lienhypertexte"/>
                <w:noProof/>
              </w:rPr>
              <w:fldChar w:fldCharType="end"/>
            </w:r>
          </w:ins>
        </w:p>
        <w:p w14:paraId="4EE0D6C6" w14:textId="77777777" w:rsidR="0073040E" w:rsidRDefault="0073040E">
          <w:pPr>
            <w:pStyle w:val="TM3"/>
            <w:tabs>
              <w:tab w:val="left" w:pos="1320"/>
              <w:tab w:val="right" w:leader="dot" w:pos="9062"/>
            </w:tabs>
            <w:rPr>
              <w:ins w:id="75" w:author="Adrien Adrien" w:date="2016-03-15T13:14:00Z"/>
              <w:rFonts w:eastAsiaTheme="minorEastAsia"/>
              <w:noProof/>
              <w:lang w:eastAsia="fr-FR"/>
            </w:rPr>
          </w:pPr>
          <w:ins w:id="76"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"_Toc445811023"</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3.5.3</w:t>
            </w:r>
            <w:r>
              <w:rPr>
                <w:rFonts w:eastAsiaTheme="minorEastAsia"/>
                <w:noProof/>
                <w:lang w:eastAsia="fr-FR"/>
              </w:rPr>
              <w:tab/>
            </w:r>
            <w:r w:rsidRPr="00BC47AC">
              <w:rPr>
                <w:rStyle w:val="Lienhypertexte"/>
                <w:noProof/>
              </w:rPr>
              <w:t>Types de données</w:t>
            </w:r>
            <w:r>
              <w:rPr>
                <w:noProof/>
                <w:webHidden/>
              </w:rPr>
              <w:tab/>
            </w:r>
            <w:r>
              <w:rPr>
                <w:noProof/>
                <w:webHidden/>
              </w:rPr>
              <w:fldChar w:fldCharType="begin"/>
            </w:r>
            <w:r>
              <w:rPr>
                <w:noProof/>
                <w:webHidden/>
              </w:rPr>
              <w:instrText xml:space="preserve"> PAGEREF _Toc445811023 \h </w:instrText>
            </w:r>
            <w:r>
              <w:rPr>
                <w:noProof/>
                <w:webHidden/>
              </w:rPr>
            </w:r>
          </w:ins>
          <w:r>
            <w:rPr>
              <w:noProof/>
              <w:webHidden/>
            </w:rPr>
            <w:fldChar w:fldCharType="separate"/>
          </w:r>
          <w:ins w:id="77" w:author="Adrien Adrien" w:date="2016-03-15T13:14:00Z">
            <w:r>
              <w:rPr>
                <w:noProof/>
                <w:webHidden/>
              </w:rPr>
              <w:t>11</w:t>
            </w:r>
            <w:r>
              <w:rPr>
                <w:noProof/>
                <w:webHidden/>
              </w:rPr>
              <w:fldChar w:fldCharType="end"/>
            </w:r>
            <w:r w:rsidRPr="00BC47AC">
              <w:rPr>
                <w:rStyle w:val="Lienhypertexte"/>
                <w:noProof/>
              </w:rPr>
              <w:fldChar w:fldCharType="end"/>
            </w:r>
          </w:ins>
        </w:p>
        <w:p w14:paraId="229C469E" w14:textId="77777777" w:rsidR="0073040E" w:rsidRDefault="0073040E">
          <w:pPr>
            <w:pStyle w:val="TM3"/>
            <w:tabs>
              <w:tab w:val="left" w:pos="1320"/>
              <w:tab w:val="right" w:leader="dot" w:pos="9062"/>
            </w:tabs>
            <w:rPr>
              <w:ins w:id="78" w:author="Adrien Adrien" w:date="2016-03-15T13:14:00Z"/>
              <w:rFonts w:eastAsiaTheme="minorEastAsia"/>
              <w:noProof/>
              <w:lang w:eastAsia="fr-FR"/>
            </w:rPr>
          </w:pPr>
          <w:ins w:id="79"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"_Toc445811024"</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3.5.4</w:t>
            </w:r>
            <w:r>
              <w:rPr>
                <w:rFonts w:eastAsiaTheme="minorEastAsia"/>
                <w:noProof/>
                <w:lang w:eastAsia="fr-FR"/>
              </w:rPr>
              <w:tab/>
            </w:r>
            <w:r w:rsidRPr="00BC47AC">
              <w:rPr>
                <w:rStyle w:val="Lienhypertexte"/>
                <w:noProof/>
              </w:rPr>
              <w:t>Base de données</w:t>
            </w:r>
            <w:r>
              <w:rPr>
                <w:noProof/>
                <w:webHidden/>
              </w:rPr>
              <w:tab/>
            </w:r>
            <w:r>
              <w:rPr>
                <w:noProof/>
                <w:webHidden/>
              </w:rPr>
              <w:fldChar w:fldCharType="begin"/>
            </w:r>
            <w:r>
              <w:rPr>
                <w:noProof/>
                <w:webHidden/>
              </w:rPr>
              <w:instrText xml:space="preserve"> PAGEREF _Toc445811024 \h </w:instrText>
            </w:r>
            <w:r>
              <w:rPr>
                <w:noProof/>
                <w:webHidden/>
              </w:rPr>
            </w:r>
          </w:ins>
          <w:r>
            <w:rPr>
              <w:noProof/>
              <w:webHidden/>
            </w:rPr>
            <w:fldChar w:fldCharType="separate"/>
          </w:r>
          <w:ins w:id="80" w:author="Adrien Adrien" w:date="2016-03-15T13:14:00Z">
            <w:r>
              <w:rPr>
                <w:noProof/>
                <w:webHidden/>
              </w:rPr>
              <w:t>11</w:t>
            </w:r>
            <w:r>
              <w:rPr>
                <w:noProof/>
                <w:webHidden/>
              </w:rPr>
              <w:fldChar w:fldCharType="end"/>
            </w:r>
            <w:r w:rsidRPr="00BC47AC">
              <w:rPr>
                <w:rStyle w:val="Lienhypertexte"/>
                <w:noProof/>
              </w:rPr>
              <w:fldChar w:fldCharType="end"/>
            </w:r>
          </w:ins>
        </w:p>
        <w:p w14:paraId="604DE952" w14:textId="77777777" w:rsidR="0073040E" w:rsidRDefault="0073040E">
          <w:pPr>
            <w:pStyle w:val="TM3"/>
            <w:tabs>
              <w:tab w:val="left" w:pos="1320"/>
              <w:tab w:val="right" w:leader="dot" w:pos="9062"/>
            </w:tabs>
            <w:rPr>
              <w:ins w:id="81" w:author="Adrien Adrien" w:date="2016-03-15T13:14:00Z"/>
              <w:rFonts w:eastAsiaTheme="minorEastAsia"/>
              <w:noProof/>
              <w:lang w:eastAsia="fr-FR"/>
            </w:rPr>
          </w:pPr>
          <w:ins w:id="82"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"_Toc445811025"</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3.5.5</w:t>
            </w:r>
            <w:r>
              <w:rPr>
                <w:rFonts w:eastAsiaTheme="minorEastAsia"/>
                <w:noProof/>
                <w:lang w:eastAsia="fr-FR"/>
              </w:rPr>
              <w:tab/>
            </w:r>
            <w:r w:rsidRPr="00BC47AC">
              <w:rPr>
                <w:rStyle w:val="Lienhypertexte"/>
                <w:noProof/>
              </w:rPr>
              <w:t>Charte graphique</w:t>
            </w:r>
            <w:r>
              <w:rPr>
                <w:noProof/>
                <w:webHidden/>
              </w:rPr>
              <w:tab/>
            </w:r>
            <w:r>
              <w:rPr>
                <w:noProof/>
                <w:webHidden/>
              </w:rPr>
              <w:fldChar w:fldCharType="begin"/>
            </w:r>
            <w:r>
              <w:rPr>
                <w:noProof/>
                <w:webHidden/>
              </w:rPr>
              <w:instrText xml:space="preserve"> PAGEREF _Toc445811025 \h </w:instrText>
            </w:r>
            <w:r>
              <w:rPr>
                <w:noProof/>
                <w:webHidden/>
              </w:rPr>
            </w:r>
          </w:ins>
          <w:r>
            <w:rPr>
              <w:noProof/>
              <w:webHidden/>
            </w:rPr>
            <w:fldChar w:fldCharType="separate"/>
          </w:r>
          <w:ins w:id="83" w:author="Adrien Adrien" w:date="2016-03-15T13:14:00Z">
            <w:r>
              <w:rPr>
                <w:noProof/>
                <w:webHidden/>
              </w:rPr>
              <w:t>11</w:t>
            </w:r>
            <w:r>
              <w:rPr>
                <w:noProof/>
                <w:webHidden/>
              </w:rPr>
              <w:fldChar w:fldCharType="end"/>
            </w:r>
            <w:r w:rsidRPr="00BC47AC">
              <w:rPr>
                <w:rStyle w:val="Lienhypertexte"/>
                <w:noProof/>
              </w:rPr>
              <w:fldChar w:fldCharType="end"/>
            </w:r>
          </w:ins>
        </w:p>
        <w:p w14:paraId="27FCEB66" w14:textId="77777777" w:rsidR="0073040E" w:rsidRDefault="0073040E">
          <w:pPr>
            <w:pStyle w:val="TM3"/>
            <w:tabs>
              <w:tab w:val="left" w:pos="1320"/>
              <w:tab w:val="right" w:leader="dot" w:pos="9062"/>
            </w:tabs>
            <w:rPr>
              <w:ins w:id="84" w:author="Adrien Adrien" w:date="2016-03-15T13:14:00Z"/>
              <w:rFonts w:eastAsiaTheme="minorEastAsia"/>
              <w:noProof/>
              <w:lang w:eastAsia="fr-FR"/>
            </w:rPr>
          </w:pPr>
          <w:ins w:id="85"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"_Toc445811026"</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rFonts w:ascii="Times New Roman" w:hAnsi="Times New Roman" w:cs="Times New Roman"/>
                <w:noProof/>
              </w:rPr>
              <w:t>3.5.6</w:t>
            </w:r>
            <w:r>
              <w:rPr>
                <w:rFonts w:eastAsiaTheme="minorEastAsia"/>
                <w:noProof/>
                <w:lang w:eastAsia="fr-FR"/>
              </w:rPr>
              <w:tab/>
            </w:r>
            <w:r w:rsidRPr="00BC47AC">
              <w:rPr>
                <w:rStyle w:val="Lienhypertexte"/>
                <w:noProof/>
              </w:rPr>
              <w:t>Déclinaison thématique</w:t>
            </w:r>
            <w:r>
              <w:rPr>
                <w:noProof/>
                <w:webHidden/>
              </w:rPr>
              <w:tab/>
            </w:r>
            <w:r>
              <w:rPr>
                <w:noProof/>
                <w:webHidden/>
              </w:rPr>
              <w:fldChar w:fldCharType="begin"/>
            </w:r>
            <w:r>
              <w:rPr>
                <w:noProof/>
                <w:webHidden/>
              </w:rPr>
              <w:instrText xml:space="preserve"> PAGEREF _Toc445811026 \h </w:instrText>
            </w:r>
            <w:r>
              <w:rPr>
                <w:noProof/>
                <w:webHidden/>
              </w:rPr>
            </w:r>
          </w:ins>
          <w:r>
            <w:rPr>
              <w:noProof/>
              <w:webHidden/>
            </w:rPr>
            <w:fldChar w:fldCharType="separate"/>
          </w:r>
          <w:ins w:id="86" w:author="Adrien Adrien" w:date="2016-03-15T13:14:00Z">
            <w:r>
              <w:rPr>
                <w:noProof/>
                <w:webHidden/>
              </w:rPr>
              <w:t>11</w:t>
            </w:r>
            <w:r>
              <w:rPr>
                <w:noProof/>
                <w:webHidden/>
              </w:rPr>
              <w:fldChar w:fldCharType="end"/>
            </w:r>
            <w:r w:rsidRPr="00BC47AC">
              <w:rPr>
                <w:rStyle w:val="Lienhypertexte"/>
                <w:noProof/>
              </w:rPr>
              <w:fldChar w:fldCharType="end"/>
            </w:r>
          </w:ins>
        </w:p>
        <w:p w14:paraId="2CDF5E28" w14:textId="77777777" w:rsidR="0073040E" w:rsidRDefault="0073040E">
          <w:pPr>
            <w:pStyle w:val="TM3"/>
            <w:tabs>
              <w:tab w:val="left" w:pos="1320"/>
              <w:tab w:val="right" w:leader="dot" w:pos="9062"/>
            </w:tabs>
            <w:rPr>
              <w:ins w:id="87" w:author="Adrien Adrien" w:date="2016-03-15T13:14:00Z"/>
              <w:rFonts w:eastAsiaTheme="minorEastAsia"/>
              <w:noProof/>
              <w:lang w:eastAsia="fr-FR"/>
            </w:rPr>
          </w:pPr>
          <w:ins w:id="88"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"_Toc445811027"</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3.5.7</w:t>
            </w:r>
            <w:r>
              <w:rPr>
                <w:rFonts w:eastAsiaTheme="minorEastAsia"/>
                <w:noProof/>
                <w:lang w:eastAsia="fr-FR"/>
              </w:rPr>
              <w:tab/>
            </w:r>
            <w:r w:rsidRPr="00BC47AC">
              <w:rPr>
                <w:rStyle w:val="Lienhypertexte"/>
                <w:noProof/>
              </w:rPr>
              <w:t>Site web adaptatif – site responsive</w:t>
            </w:r>
            <w:r>
              <w:rPr>
                <w:noProof/>
                <w:webHidden/>
              </w:rPr>
              <w:tab/>
            </w:r>
            <w:r>
              <w:rPr>
                <w:noProof/>
                <w:webHidden/>
              </w:rPr>
              <w:fldChar w:fldCharType="begin"/>
            </w:r>
            <w:r>
              <w:rPr>
                <w:noProof/>
                <w:webHidden/>
              </w:rPr>
              <w:instrText xml:space="preserve"> PAGEREF _Toc445811027 \h </w:instrText>
            </w:r>
            <w:r>
              <w:rPr>
                <w:noProof/>
                <w:webHidden/>
              </w:rPr>
            </w:r>
          </w:ins>
          <w:r>
            <w:rPr>
              <w:noProof/>
              <w:webHidden/>
            </w:rPr>
            <w:fldChar w:fldCharType="separate"/>
          </w:r>
          <w:ins w:id="89" w:author="Adrien Adrien" w:date="2016-03-15T13:14:00Z">
            <w:r>
              <w:rPr>
                <w:noProof/>
                <w:webHidden/>
              </w:rPr>
              <w:t>11</w:t>
            </w:r>
            <w:r>
              <w:rPr>
                <w:noProof/>
                <w:webHidden/>
              </w:rPr>
              <w:fldChar w:fldCharType="end"/>
            </w:r>
            <w:r w:rsidRPr="00BC47AC">
              <w:rPr>
                <w:rStyle w:val="Lienhypertexte"/>
                <w:noProof/>
              </w:rPr>
              <w:fldChar w:fldCharType="end"/>
            </w:r>
          </w:ins>
        </w:p>
        <w:p w14:paraId="102BDD8E" w14:textId="77777777" w:rsidR="0073040E" w:rsidRDefault="0073040E">
          <w:pPr>
            <w:pStyle w:val="TM3"/>
            <w:tabs>
              <w:tab w:val="left" w:pos="1320"/>
              <w:tab w:val="right" w:leader="dot" w:pos="9062"/>
            </w:tabs>
            <w:rPr>
              <w:ins w:id="90" w:author="Adrien Adrien" w:date="2016-03-15T13:14:00Z"/>
              <w:rFonts w:eastAsiaTheme="minorEastAsia"/>
              <w:noProof/>
              <w:lang w:eastAsia="fr-FR"/>
            </w:rPr>
          </w:pPr>
          <w:ins w:id="91"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"_Toc445811028"</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3.5.8</w:t>
            </w:r>
            <w:r>
              <w:rPr>
                <w:rFonts w:eastAsiaTheme="minorEastAsia"/>
                <w:noProof/>
                <w:lang w:eastAsia="fr-FR"/>
              </w:rPr>
              <w:tab/>
            </w:r>
            <w:r w:rsidRPr="00BC47AC">
              <w:rPr>
                <w:rStyle w:val="Lienhypertexte"/>
                <w:noProof/>
              </w:rPr>
              <w:t>Le contenu</w:t>
            </w:r>
            <w:r>
              <w:rPr>
                <w:noProof/>
                <w:webHidden/>
              </w:rPr>
              <w:tab/>
            </w:r>
            <w:r>
              <w:rPr>
                <w:noProof/>
                <w:webHidden/>
              </w:rPr>
              <w:fldChar w:fldCharType="begin"/>
            </w:r>
            <w:r>
              <w:rPr>
                <w:noProof/>
                <w:webHidden/>
              </w:rPr>
              <w:instrText xml:space="preserve"> PAGEREF _Toc445811028 \h </w:instrText>
            </w:r>
            <w:r>
              <w:rPr>
                <w:noProof/>
                <w:webHidden/>
              </w:rPr>
            </w:r>
          </w:ins>
          <w:r>
            <w:rPr>
              <w:noProof/>
              <w:webHidden/>
            </w:rPr>
            <w:fldChar w:fldCharType="separate"/>
          </w:r>
          <w:ins w:id="92" w:author="Adrien Adrien" w:date="2016-03-15T13:14:00Z">
            <w:r>
              <w:rPr>
                <w:noProof/>
                <w:webHidden/>
              </w:rPr>
              <w:t>12</w:t>
            </w:r>
            <w:r>
              <w:rPr>
                <w:noProof/>
                <w:webHidden/>
              </w:rPr>
              <w:fldChar w:fldCharType="end"/>
            </w:r>
            <w:r w:rsidRPr="00BC47AC">
              <w:rPr>
                <w:rStyle w:val="Lienhypertexte"/>
                <w:noProof/>
              </w:rPr>
              <w:fldChar w:fldCharType="end"/>
            </w:r>
          </w:ins>
        </w:p>
        <w:p w14:paraId="7DDF4CD3" w14:textId="77777777" w:rsidR="0073040E" w:rsidRDefault="0073040E">
          <w:pPr>
            <w:pStyle w:val="TM3"/>
            <w:tabs>
              <w:tab w:val="left" w:pos="1320"/>
              <w:tab w:val="right" w:leader="dot" w:pos="9062"/>
            </w:tabs>
            <w:rPr>
              <w:ins w:id="93" w:author="Adrien Adrien" w:date="2016-03-15T13:14:00Z"/>
              <w:rFonts w:eastAsiaTheme="minorEastAsia"/>
              <w:noProof/>
              <w:lang w:eastAsia="fr-FR"/>
            </w:rPr>
          </w:pPr>
          <w:ins w:id="94"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"_Toc445811029"</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3.5.9</w:t>
            </w:r>
            <w:r>
              <w:rPr>
                <w:rFonts w:eastAsiaTheme="minorEastAsia"/>
                <w:noProof/>
                <w:lang w:eastAsia="fr-FR"/>
              </w:rPr>
              <w:tab/>
            </w:r>
            <w:r w:rsidRPr="00BC47AC">
              <w:rPr>
                <w:rStyle w:val="Lienhypertexte"/>
                <w:noProof/>
              </w:rPr>
              <w:t>Profils d’accès</w:t>
            </w:r>
            <w:r>
              <w:rPr>
                <w:noProof/>
                <w:webHidden/>
              </w:rPr>
              <w:tab/>
            </w:r>
            <w:r>
              <w:rPr>
                <w:noProof/>
                <w:webHidden/>
              </w:rPr>
              <w:fldChar w:fldCharType="begin"/>
            </w:r>
            <w:r>
              <w:rPr>
                <w:noProof/>
                <w:webHidden/>
              </w:rPr>
              <w:instrText xml:space="preserve"> PAGEREF _Toc445811029 \h </w:instrText>
            </w:r>
            <w:r>
              <w:rPr>
                <w:noProof/>
                <w:webHidden/>
              </w:rPr>
            </w:r>
          </w:ins>
          <w:r>
            <w:rPr>
              <w:noProof/>
              <w:webHidden/>
            </w:rPr>
            <w:fldChar w:fldCharType="separate"/>
          </w:r>
          <w:ins w:id="95" w:author="Adrien Adrien" w:date="2016-03-15T13:14:00Z">
            <w:r>
              <w:rPr>
                <w:noProof/>
                <w:webHidden/>
              </w:rPr>
              <w:t>12</w:t>
            </w:r>
            <w:r>
              <w:rPr>
                <w:noProof/>
                <w:webHidden/>
              </w:rPr>
              <w:fldChar w:fldCharType="end"/>
            </w:r>
            <w:r w:rsidRPr="00BC47AC">
              <w:rPr>
                <w:rStyle w:val="Lienhypertexte"/>
                <w:noProof/>
              </w:rPr>
              <w:fldChar w:fldCharType="end"/>
            </w:r>
          </w:ins>
        </w:p>
        <w:p w14:paraId="7A933C5A" w14:textId="77777777" w:rsidR="0073040E" w:rsidRDefault="0073040E">
          <w:pPr>
            <w:pStyle w:val="TM3"/>
            <w:tabs>
              <w:tab w:val="left" w:pos="1320"/>
              <w:tab w:val="right" w:leader="dot" w:pos="9062"/>
            </w:tabs>
            <w:rPr>
              <w:ins w:id="96" w:author="Adrien Adrien" w:date="2016-03-15T13:14:00Z"/>
              <w:rFonts w:eastAsiaTheme="minorEastAsia"/>
              <w:noProof/>
              <w:lang w:eastAsia="fr-FR"/>
            </w:rPr>
          </w:pPr>
          <w:ins w:id="97"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"_Toc445811030"</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3.5.10</w:t>
            </w:r>
            <w:r>
              <w:rPr>
                <w:rFonts w:eastAsiaTheme="minorEastAsia"/>
                <w:noProof/>
                <w:lang w:eastAsia="fr-FR"/>
              </w:rPr>
              <w:tab/>
            </w:r>
            <w:r w:rsidRPr="00BC47AC">
              <w:rPr>
                <w:rStyle w:val="Lienhypertexte"/>
                <w:noProof/>
              </w:rPr>
              <w:t>La gestion du contenu</w:t>
            </w:r>
            <w:r>
              <w:rPr>
                <w:noProof/>
                <w:webHidden/>
              </w:rPr>
              <w:tab/>
            </w:r>
            <w:r>
              <w:rPr>
                <w:noProof/>
                <w:webHidden/>
              </w:rPr>
              <w:fldChar w:fldCharType="begin"/>
            </w:r>
            <w:r>
              <w:rPr>
                <w:noProof/>
                <w:webHidden/>
              </w:rPr>
              <w:instrText xml:space="preserve"> PAGEREF _Toc445811030 \h </w:instrText>
            </w:r>
            <w:r>
              <w:rPr>
                <w:noProof/>
                <w:webHidden/>
              </w:rPr>
            </w:r>
          </w:ins>
          <w:r>
            <w:rPr>
              <w:noProof/>
              <w:webHidden/>
            </w:rPr>
            <w:fldChar w:fldCharType="separate"/>
          </w:r>
          <w:ins w:id="98" w:author="Adrien Adrien" w:date="2016-03-15T13:14:00Z">
            <w:r>
              <w:rPr>
                <w:noProof/>
                <w:webHidden/>
              </w:rPr>
              <w:t>12</w:t>
            </w:r>
            <w:r>
              <w:rPr>
                <w:noProof/>
                <w:webHidden/>
              </w:rPr>
              <w:fldChar w:fldCharType="end"/>
            </w:r>
            <w:r w:rsidRPr="00BC47AC">
              <w:rPr>
                <w:rStyle w:val="Lienhypertexte"/>
                <w:noProof/>
              </w:rPr>
              <w:fldChar w:fldCharType="end"/>
            </w:r>
          </w:ins>
        </w:p>
        <w:p w14:paraId="7D7F32B7" w14:textId="77777777" w:rsidR="0073040E" w:rsidRDefault="0073040E">
          <w:pPr>
            <w:pStyle w:val="TM3"/>
            <w:tabs>
              <w:tab w:val="left" w:pos="1320"/>
              <w:tab w:val="right" w:leader="dot" w:pos="9062"/>
            </w:tabs>
            <w:rPr>
              <w:ins w:id="99" w:author="Adrien Adrien" w:date="2016-03-15T13:14:00Z"/>
              <w:rFonts w:eastAsiaTheme="minorEastAsia"/>
              <w:noProof/>
              <w:lang w:eastAsia="fr-FR"/>
            </w:rPr>
          </w:pPr>
          <w:ins w:id="100" w:author="Adrien Adrien" w:date="2016-03-15T13:14:00Z">
            <w:r w:rsidRPr="00BC47AC">
              <w:rPr>
                <w:rStyle w:val="Lienhypertexte"/>
                <w:noProof/>
              </w:rPr>
              <w:lastRenderedPageBreak/>
              <w:fldChar w:fldCharType="begin"/>
            </w:r>
            <w:r w:rsidRPr="00BC47AC">
              <w:rPr>
                <w:rStyle w:val="Lienhypertexte"/>
                <w:noProof/>
              </w:rPr>
              <w:instrText xml:space="preserve"> </w:instrText>
            </w:r>
            <w:r>
              <w:rPr>
                <w:noProof/>
              </w:rPr>
              <w:instrText>HYPERLINK \l "_Toc445811031"</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3.5.11</w:t>
            </w:r>
            <w:r>
              <w:rPr>
                <w:rFonts w:eastAsiaTheme="minorEastAsia"/>
                <w:noProof/>
                <w:lang w:eastAsia="fr-FR"/>
              </w:rPr>
              <w:tab/>
            </w:r>
            <w:r w:rsidRPr="00BC47AC">
              <w:rPr>
                <w:rStyle w:val="Lienhypertexte"/>
                <w:noProof/>
              </w:rPr>
              <w:t>Arborescence du site</w:t>
            </w:r>
            <w:r>
              <w:rPr>
                <w:noProof/>
                <w:webHidden/>
              </w:rPr>
              <w:tab/>
            </w:r>
            <w:r>
              <w:rPr>
                <w:noProof/>
                <w:webHidden/>
              </w:rPr>
              <w:fldChar w:fldCharType="begin"/>
            </w:r>
            <w:r>
              <w:rPr>
                <w:noProof/>
                <w:webHidden/>
              </w:rPr>
              <w:instrText xml:space="preserve"> PAGEREF _Toc445811031 \h </w:instrText>
            </w:r>
            <w:r>
              <w:rPr>
                <w:noProof/>
                <w:webHidden/>
              </w:rPr>
            </w:r>
          </w:ins>
          <w:r>
            <w:rPr>
              <w:noProof/>
              <w:webHidden/>
            </w:rPr>
            <w:fldChar w:fldCharType="separate"/>
          </w:r>
          <w:ins w:id="101" w:author="Adrien Adrien" w:date="2016-03-15T13:14:00Z">
            <w:r>
              <w:rPr>
                <w:noProof/>
                <w:webHidden/>
              </w:rPr>
              <w:t>12</w:t>
            </w:r>
            <w:r>
              <w:rPr>
                <w:noProof/>
                <w:webHidden/>
              </w:rPr>
              <w:fldChar w:fldCharType="end"/>
            </w:r>
            <w:r w:rsidRPr="00BC47AC">
              <w:rPr>
                <w:rStyle w:val="Lienhypertexte"/>
                <w:noProof/>
              </w:rPr>
              <w:fldChar w:fldCharType="end"/>
            </w:r>
          </w:ins>
        </w:p>
        <w:p w14:paraId="13C99796" w14:textId="77777777" w:rsidR="0073040E" w:rsidRDefault="0073040E">
          <w:pPr>
            <w:pStyle w:val="TM2"/>
            <w:tabs>
              <w:tab w:val="left" w:pos="880"/>
              <w:tab w:val="right" w:leader="dot" w:pos="9062"/>
            </w:tabs>
            <w:rPr>
              <w:ins w:id="102" w:author="Adrien Adrien" w:date="2016-03-15T13:14:00Z"/>
              <w:rFonts w:eastAsiaTheme="minorEastAsia"/>
              <w:noProof/>
              <w:lang w:eastAsia="fr-FR"/>
            </w:rPr>
          </w:pPr>
          <w:ins w:id="103"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"_Toc445811032"</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3.6</w:t>
            </w:r>
            <w:r>
              <w:rPr>
                <w:rFonts w:eastAsiaTheme="minorEastAsia"/>
                <w:noProof/>
                <w:lang w:eastAsia="fr-FR"/>
              </w:rPr>
              <w:tab/>
            </w:r>
            <w:r w:rsidRPr="00BC47AC">
              <w:rPr>
                <w:rStyle w:val="Lienhypertexte"/>
                <w:noProof/>
              </w:rPr>
              <w:t>Maquette du site web</w:t>
            </w:r>
            <w:r>
              <w:rPr>
                <w:noProof/>
                <w:webHidden/>
              </w:rPr>
              <w:tab/>
            </w:r>
            <w:r>
              <w:rPr>
                <w:noProof/>
                <w:webHidden/>
              </w:rPr>
              <w:fldChar w:fldCharType="begin"/>
            </w:r>
            <w:r>
              <w:rPr>
                <w:noProof/>
                <w:webHidden/>
              </w:rPr>
              <w:instrText xml:space="preserve"> PAGEREF _Toc445811032 \h </w:instrText>
            </w:r>
            <w:r>
              <w:rPr>
                <w:noProof/>
                <w:webHidden/>
              </w:rPr>
            </w:r>
          </w:ins>
          <w:r>
            <w:rPr>
              <w:noProof/>
              <w:webHidden/>
            </w:rPr>
            <w:fldChar w:fldCharType="separate"/>
          </w:r>
          <w:ins w:id="104" w:author="Adrien Adrien" w:date="2016-03-15T13:14:00Z">
            <w:r>
              <w:rPr>
                <w:noProof/>
                <w:webHidden/>
              </w:rPr>
              <w:t>14</w:t>
            </w:r>
            <w:r>
              <w:rPr>
                <w:noProof/>
                <w:webHidden/>
              </w:rPr>
              <w:fldChar w:fldCharType="end"/>
            </w:r>
            <w:r w:rsidRPr="00BC47AC">
              <w:rPr>
                <w:rStyle w:val="Lienhypertexte"/>
                <w:noProof/>
              </w:rPr>
              <w:fldChar w:fldCharType="end"/>
            </w:r>
          </w:ins>
        </w:p>
        <w:p w14:paraId="37C907C5" w14:textId="77777777" w:rsidR="0073040E" w:rsidRDefault="0073040E">
          <w:pPr>
            <w:pStyle w:val="TM2"/>
            <w:tabs>
              <w:tab w:val="left" w:pos="880"/>
              <w:tab w:val="right" w:leader="dot" w:pos="9062"/>
            </w:tabs>
            <w:rPr>
              <w:ins w:id="105" w:author="Adrien Adrien" w:date="2016-03-15T13:14:00Z"/>
              <w:rFonts w:eastAsiaTheme="minorEastAsia"/>
              <w:noProof/>
              <w:lang w:eastAsia="fr-FR"/>
            </w:rPr>
          </w:pPr>
          <w:ins w:id="106"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"_Toc445811033"</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3.7</w:t>
            </w:r>
            <w:r>
              <w:rPr>
                <w:rFonts w:eastAsiaTheme="minorEastAsia"/>
                <w:noProof/>
                <w:lang w:eastAsia="fr-FR"/>
              </w:rPr>
              <w:tab/>
            </w:r>
            <w:r w:rsidRPr="00BC47AC">
              <w:rPr>
                <w:rStyle w:val="Lienhypertexte"/>
                <w:noProof/>
              </w:rPr>
              <w:t>Design du site</w:t>
            </w:r>
            <w:r>
              <w:rPr>
                <w:noProof/>
                <w:webHidden/>
              </w:rPr>
              <w:tab/>
            </w:r>
            <w:r>
              <w:rPr>
                <w:noProof/>
                <w:webHidden/>
              </w:rPr>
              <w:fldChar w:fldCharType="begin"/>
            </w:r>
            <w:r>
              <w:rPr>
                <w:noProof/>
                <w:webHidden/>
              </w:rPr>
              <w:instrText xml:space="preserve"> PAGEREF _Toc445811033 \h </w:instrText>
            </w:r>
            <w:r>
              <w:rPr>
                <w:noProof/>
                <w:webHidden/>
              </w:rPr>
            </w:r>
          </w:ins>
          <w:r>
            <w:rPr>
              <w:noProof/>
              <w:webHidden/>
            </w:rPr>
            <w:fldChar w:fldCharType="separate"/>
          </w:r>
          <w:ins w:id="107" w:author="Adrien Adrien" w:date="2016-03-15T13:14:00Z">
            <w:r>
              <w:rPr>
                <w:noProof/>
                <w:webHidden/>
              </w:rPr>
              <w:t>20</w:t>
            </w:r>
            <w:r>
              <w:rPr>
                <w:noProof/>
                <w:webHidden/>
              </w:rPr>
              <w:fldChar w:fldCharType="end"/>
            </w:r>
            <w:r w:rsidRPr="00BC47AC">
              <w:rPr>
                <w:rStyle w:val="Lienhypertexte"/>
                <w:noProof/>
              </w:rPr>
              <w:fldChar w:fldCharType="end"/>
            </w:r>
          </w:ins>
        </w:p>
        <w:p w14:paraId="363BE5D6" w14:textId="77777777" w:rsidR="0073040E" w:rsidRDefault="0073040E">
          <w:pPr>
            <w:pStyle w:val="TM3"/>
            <w:tabs>
              <w:tab w:val="left" w:pos="1320"/>
              <w:tab w:val="right" w:leader="dot" w:pos="9062"/>
            </w:tabs>
            <w:rPr>
              <w:ins w:id="108" w:author="Adrien Adrien" w:date="2016-03-15T13:14:00Z"/>
              <w:rFonts w:eastAsiaTheme="minorEastAsia"/>
              <w:noProof/>
              <w:lang w:eastAsia="fr-FR"/>
            </w:rPr>
          </w:pPr>
          <w:ins w:id="109"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"_Toc445811034"</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3.7.1</w:t>
            </w:r>
            <w:r>
              <w:rPr>
                <w:rFonts w:eastAsiaTheme="minorEastAsia"/>
                <w:noProof/>
                <w:lang w:eastAsia="fr-FR"/>
              </w:rPr>
              <w:tab/>
            </w:r>
            <w:r w:rsidRPr="00BC47AC">
              <w:rPr>
                <w:rStyle w:val="Lienhypertexte"/>
                <w:noProof/>
              </w:rPr>
              <w:t>Logo</w:t>
            </w:r>
            <w:r>
              <w:rPr>
                <w:noProof/>
                <w:webHidden/>
              </w:rPr>
              <w:tab/>
            </w:r>
            <w:r>
              <w:rPr>
                <w:noProof/>
                <w:webHidden/>
              </w:rPr>
              <w:fldChar w:fldCharType="begin"/>
            </w:r>
            <w:r>
              <w:rPr>
                <w:noProof/>
                <w:webHidden/>
              </w:rPr>
              <w:instrText xml:space="preserve"> PAGEREF _Toc445811034 \h </w:instrText>
            </w:r>
            <w:r>
              <w:rPr>
                <w:noProof/>
                <w:webHidden/>
              </w:rPr>
            </w:r>
          </w:ins>
          <w:r>
            <w:rPr>
              <w:noProof/>
              <w:webHidden/>
            </w:rPr>
            <w:fldChar w:fldCharType="separate"/>
          </w:r>
          <w:ins w:id="110" w:author="Adrien Adrien" w:date="2016-03-15T13:14:00Z">
            <w:r>
              <w:rPr>
                <w:noProof/>
                <w:webHidden/>
              </w:rPr>
              <w:t>20</w:t>
            </w:r>
            <w:r>
              <w:rPr>
                <w:noProof/>
                <w:webHidden/>
              </w:rPr>
              <w:fldChar w:fldCharType="end"/>
            </w:r>
            <w:r w:rsidRPr="00BC47AC">
              <w:rPr>
                <w:rStyle w:val="Lienhypertexte"/>
                <w:noProof/>
              </w:rPr>
              <w:fldChar w:fldCharType="end"/>
            </w:r>
          </w:ins>
        </w:p>
        <w:p w14:paraId="32ED1158" w14:textId="77777777" w:rsidR="0073040E" w:rsidRDefault="0073040E">
          <w:pPr>
            <w:pStyle w:val="TM3"/>
            <w:tabs>
              <w:tab w:val="left" w:pos="1320"/>
              <w:tab w:val="right" w:leader="dot" w:pos="9062"/>
            </w:tabs>
            <w:rPr>
              <w:ins w:id="111" w:author="Adrien Adrien" w:date="2016-03-15T13:14:00Z"/>
              <w:rFonts w:eastAsiaTheme="minorEastAsia"/>
              <w:noProof/>
              <w:lang w:eastAsia="fr-FR"/>
            </w:rPr>
          </w:pPr>
          <w:ins w:id="112"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"_Toc445811035"</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3.7.2</w:t>
            </w:r>
            <w:r>
              <w:rPr>
                <w:rFonts w:eastAsiaTheme="minorEastAsia"/>
                <w:noProof/>
                <w:lang w:eastAsia="fr-FR"/>
              </w:rPr>
              <w:tab/>
            </w:r>
            <w:r w:rsidRPr="00BC47AC">
              <w:rPr>
                <w:rStyle w:val="Lienhypertexte"/>
                <w:noProof/>
              </w:rPr>
              <w:t>Couleurs et polices</w:t>
            </w:r>
            <w:r>
              <w:rPr>
                <w:noProof/>
                <w:webHidden/>
              </w:rPr>
              <w:tab/>
            </w:r>
            <w:r>
              <w:rPr>
                <w:noProof/>
                <w:webHidden/>
              </w:rPr>
              <w:fldChar w:fldCharType="begin"/>
            </w:r>
            <w:r>
              <w:rPr>
                <w:noProof/>
                <w:webHidden/>
              </w:rPr>
              <w:instrText xml:space="preserve"> PAGEREF _Toc445811035 \h </w:instrText>
            </w:r>
            <w:r>
              <w:rPr>
                <w:noProof/>
                <w:webHidden/>
              </w:rPr>
            </w:r>
          </w:ins>
          <w:r>
            <w:rPr>
              <w:noProof/>
              <w:webHidden/>
            </w:rPr>
            <w:fldChar w:fldCharType="separate"/>
          </w:r>
          <w:ins w:id="113" w:author="Adrien Adrien" w:date="2016-03-15T13:14:00Z">
            <w:r>
              <w:rPr>
                <w:noProof/>
                <w:webHidden/>
              </w:rPr>
              <w:t>20</w:t>
            </w:r>
            <w:r>
              <w:rPr>
                <w:noProof/>
                <w:webHidden/>
              </w:rPr>
              <w:fldChar w:fldCharType="end"/>
            </w:r>
            <w:r w:rsidRPr="00BC47AC">
              <w:rPr>
                <w:rStyle w:val="Lienhypertexte"/>
                <w:noProof/>
              </w:rPr>
              <w:fldChar w:fldCharType="end"/>
            </w:r>
          </w:ins>
        </w:p>
        <w:p w14:paraId="4BBF2533" w14:textId="77777777" w:rsidR="0073040E" w:rsidRDefault="0073040E">
          <w:pPr>
            <w:pStyle w:val="TM2"/>
            <w:tabs>
              <w:tab w:val="left" w:pos="880"/>
              <w:tab w:val="right" w:leader="dot" w:pos="9062"/>
            </w:tabs>
            <w:rPr>
              <w:ins w:id="114" w:author="Adrien Adrien" w:date="2016-03-15T13:14:00Z"/>
              <w:rFonts w:eastAsiaTheme="minorEastAsia"/>
              <w:noProof/>
              <w:lang w:eastAsia="fr-FR"/>
            </w:rPr>
          </w:pPr>
          <w:ins w:id="115"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"_Toc445811036"</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rPr>
              <w:t>3.8</w:t>
            </w:r>
            <w:r>
              <w:rPr>
                <w:rFonts w:eastAsiaTheme="minorEastAsia"/>
                <w:noProof/>
                <w:lang w:eastAsia="fr-FR"/>
              </w:rPr>
              <w:tab/>
            </w:r>
            <w:r w:rsidRPr="00BC47AC">
              <w:rPr>
                <w:rStyle w:val="Lienhypertexte"/>
                <w:noProof/>
              </w:rPr>
              <w:t>Plateforme de développement</w:t>
            </w:r>
            <w:r>
              <w:rPr>
                <w:noProof/>
                <w:webHidden/>
              </w:rPr>
              <w:tab/>
            </w:r>
            <w:r>
              <w:rPr>
                <w:noProof/>
                <w:webHidden/>
              </w:rPr>
              <w:fldChar w:fldCharType="begin"/>
            </w:r>
            <w:r>
              <w:rPr>
                <w:noProof/>
                <w:webHidden/>
              </w:rPr>
              <w:instrText xml:space="preserve"> PAGEREF _Toc445811036 \h </w:instrText>
            </w:r>
            <w:r>
              <w:rPr>
                <w:noProof/>
                <w:webHidden/>
              </w:rPr>
            </w:r>
          </w:ins>
          <w:r>
            <w:rPr>
              <w:noProof/>
              <w:webHidden/>
            </w:rPr>
            <w:fldChar w:fldCharType="separate"/>
          </w:r>
          <w:ins w:id="116" w:author="Adrien Adrien" w:date="2016-03-15T13:14:00Z">
            <w:r>
              <w:rPr>
                <w:noProof/>
                <w:webHidden/>
              </w:rPr>
              <w:t>20</w:t>
            </w:r>
            <w:r>
              <w:rPr>
                <w:noProof/>
                <w:webHidden/>
              </w:rPr>
              <w:fldChar w:fldCharType="end"/>
            </w:r>
            <w:r w:rsidRPr="00BC47AC">
              <w:rPr>
                <w:rStyle w:val="Lienhypertexte"/>
                <w:noProof/>
              </w:rPr>
              <w:fldChar w:fldCharType="end"/>
            </w:r>
          </w:ins>
        </w:p>
        <w:p w14:paraId="7F02F342" w14:textId="77777777" w:rsidR="0073040E" w:rsidRDefault="0073040E">
          <w:pPr>
            <w:pStyle w:val="TM1"/>
            <w:tabs>
              <w:tab w:val="right" w:leader="dot" w:pos="9062"/>
            </w:tabs>
            <w:rPr>
              <w:ins w:id="117" w:author="Adrien Adrien" w:date="2016-03-15T13:14:00Z"/>
              <w:rFonts w:eastAsiaTheme="minorEastAsia"/>
              <w:noProof/>
              <w:lang w:eastAsia="fr-FR"/>
            </w:rPr>
          </w:pPr>
          <w:ins w:id="118"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"_Toc445811037"</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rFonts w:eastAsia="Times New Roman"/>
                <w:noProof/>
                <w:lang w:eastAsia="fr-FR"/>
              </w:rPr>
              <w:t>Annexe1 : Diagramme de classes</w:t>
            </w:r>
            <w:r>
              <w:rPr>
                <w:noProof/>
                <w:webHidden/>
              </w:rPr>
              <w:tab/>
            </w:r>
            <w:r>
              <w:rPr>
                <w:noProof/>
                <w:webHidden/>
              </w:rPr>
              <w:fldChar w:fldCharType="begin"/>
            </w:r>
            <w:r>
              <w:rPr>
                <w:noProof/>
                <w:webHidden/>
              </w:rPr>
              <w:instrText xml:space="preserve"> PAGEREF _Toc445811037 \h </w:instrText>
            </w:r>
            <w:r>
              <w:rPr>
                <w:noProof/>
                <w:webHidden/>
              </w:rPr>
            </w:r>
          </w:ins>
          <w:r>
            <w:rPr>
              <w:noProof/>
              <w:webHidden/>
            </w:rPr>
            <w:fldChar w:fldCharType="separate"/>
          </w:r>
          <w:ins w:id="119" w:author="Adrien Adrien" w:date="2016-03-15T13:14:00Z">
            <w:r>
              <w:rPr>
                <w:noProof/>
                <w:webHidden/>
              </w:rPr>
              <w:t>22</w:t>
            </w:r>
            <w:r>
              <w:rPr>
                <w:noProof/>
                <w:webHidden/>
              </w:rPr>
              <w:fldChar w:fldCharType="end"/>
            </w:r>
            <w:r w:rsidRPr="00BC47AC">
              <w:rPr>
                <w:rStyle w:val="Lienhypertexte"/>
                <w:noProof/>
              </w:rPr>
              <w:fldChar w:fldCharType="end"/>
            </w:r>
          </w:ins>
        </w:p>
        <w:p w14:paraId="2F3B3419" w14:textId="77777777" w:rsidR="0073040E" w:rsidRDefault="0073040E">
          <w:pPr>
            <w:pStyle w:val="TM1"/>
            <w:tabs>
              <w:tab w:val="right" w:leader="dot" w:pos="9062"/>
            </w:tabs>
            <w:rPr>
              <w:ins w:id="120" w:author="Adrien Adrien" w:date="2016-03-15T13:14:00Z"/>
              <w:rFonts w:eastAsiaTheme="minorEastAsia"/>
              <w:noProof/>
              <w:lang w:eastAsia="fr-FR"/>
            </w:rPr>
          </w:pPr>
          <w:ins w:id="121"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"_Toc445811038"</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lang w:eastAsia="fr-FR"/>
              </w:rPr>
              <w:t>Annexe2 : Diagramme de cas d’utilisation</w:t>
            </w:r>
            <w:r>
              <w:rPr>
                <w:noProof/>
                <w:webHidden/>
              </w:rPr>
              <w:tab/>
            </w:r>
            <w:r>
              <w:rPr>
                <w:noProof/>
                <w:webHidden/>
              </w:rPr>
              <w:fldChar w:fldCharType="begin"/>
            </w:r>
            <w:r>
              <w:rPr>
                <w:noProof/>
                <w:webHidden/>
              </w:rPr>
              <w:instrText xml:space="preserve"> PAGEREF _Toc445811038 \h </w:instrText>
            </w:r>
            <w:r>
              <w:rPr>
                <w:noProof/>
                <w:webHidden/>
              </w:rPr>
            </w:r>
          </w:ins>
          <w:r>
            <w:rPr>
              <w:noProof/>
              <w:webHidden/>
            </w:rPr>
            <w:fldChar w:fldCharType="separate"/>
          </w:r>
          <w:ins w:id="122" w:author="Adrien Adrien" w:date="2016-03-15T13:14:00Z">
            <w:r>
              <w:rPr>
                <w:noProof/>
                <w:webHidden/>
              </w:rPr>
              <w:t>23</w:t>
            </w:r>
            <w:r>
              <w:rPr>
                <w:noProof/>
                <w:webHidden/>
              </w:rPr>
              <w:fldChar w:fldCharType="end"/>
            </w:r>
            <w:r w:rsidRPr="00BC47AC">
              <w:rPr>
                <w:rStyle w:val="Lienhypertexte"/>
                <w:noProof/>
              </w:rPr>
              <w:fldChar w:fldCharType="end"/>
            </w:r>
          </w:ins>
        </w:p>
        <w:p w14:paraId="0D4A6625" w14:textId="77777777" w:rsidR="0073040E" w:rsidRDefault="0073040E">
          <w:pPr>
            <w:pStyle w:val="TM1"/>
            <w:tabs>
              <w:tab w:val="right" w:leader="dot" w:pos="9062"/>
            </w:tabs>
            <w:rPr>
              <w:ins w:id="123" w:author="Adrien Adrien" w:date="2016-03-15T13:14:00Z"/>
              <w:rFonts w:eastAsiaTheme="minorEastAsia"/>
              <w:noProof/>
              <w:lang w:eastAsia="fr-FR"/>
            </w:rPr>
          </w:pPr>
          <w:ins w:id="124"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"_Toc445811039"</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lang w:eastAsia="fr-FR"/>
              </w:rPr>
              <w:t>Annexe 3 : Digrammes de séquence</w:t>
            </w:r>
            <w:r>
              <w:rPr>
                <w:noProof/>
                <w:webHidden/>
              </w:rPr>
              <w:tab/>
            </w:r>
            <w:r>
              <w:rPr>
                <w:noProof/>
                <w:webHidden/>
              </w:rPr>
              <w:fldChar w:fldCharType="begin"/>
            </w:r>
            <w:r>
              <w:rPr>
                <w:noProof/>
                <w:webHidden/>
              </w:rPr>
              <w:instrText xml:space="preserve"> PAGEREF _Toc445811039 \h </w:instrText>
            </w:r>
            <w:r>
              <w:rPr>
                <w:noProof/>
                <w:webHidden/>
              </w:rPr>
            </w:r>
          </w:ins>
          <w:r>
            <w:rPr>
              <w:noProof/>
              <w:webHidden/>
            </w:rPr>
            <w:fldChar w:fldCharType="separate"/>
          </w:r>
          <w:ins w:id="125" w:author="Adrien Adrien" w:date="2016-03-15T13:14:00Z">
            <w:r>
              <w:rPr>
                <w:noProof/>
                <w:webHidden/>
              </w:rPr>
              <w:t>24</w:t>
            </w:r>
            <w:r>
              <w:rPr>
                <w:noProof/>
                <w:webHidden/>
              </w:rPr>
              <w:fldChar w:fldCharType="end"/>
            </w:r>
            <w:r w:rsidRPr="00BC47AC">
              <w:rPr>
                <w:rStyle w:val="Lienhypertexte"/>
                <w:noProof/>
              </w:rPr>
              <w:fldChar w:fldCharType="end"/>
            </w:r>
          </w:ins>
        </w:p>
        <w:p w14:paraId="7A3D62B8" w14:textId="77777777" w:rsidR="0073040E" w:rsidRDefault="0073040E">
          <w:pPr>
            <w:pStyle w:val="TM2"/>
            <w:tabs>
              <w:tab w:val="right" w:leader="dot" w:pos="9062"/>
            </w:tabs>
            <w:rPr>
              <w:ins w:id="126" w:author="Adrien Adrien" w:date="2016-03-15T13:14:00Z"/>
              <w:rFonts w:eastAsiaTheme="minorEastAsia"/>
              <w:noProof/>
              <w:lang w:eastAsia="fr-FR"/>
            </w:rPr>
          </w:pPr>
          <w:ins w:id="127"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"_Toc445811040"</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lang w:eastAsia="fr-FR"/>
              </w:rPr>
              <w:t>Consultation des salles</w:t>
            </w:r>
            <w:r>
              <w:rPr>
                <w:noProof/>
                <w:webHidden/>
              </w:rPr>
              <w:tab/>
            </w:r>
            <w:r>
              <w:rPr>
                <w:noProof/>
                <w:webHidden/>
              </w:rPr>
              <w:fldChar w:fldCharType="begin"/>
            </w:r>
            <w:r>
              <w:rPr>
                <w:noProof/>
                <w:webHidden/>
              </w:rPr>
              <w:instrText xml:space="preserve"> PAGEREF _Toc445811040 \h </w:instrText>
            </w:r>
            <w:r>
              <w:rPr>
                <w:noProof/>
                <w:webHidden/>
              </w:rPr>
            </w:r>
          </w:ins>
          <w:r>
            <w:rPr>
              <w:noProof/>
              <w:webHidden/>
            </w:rPr>
            <w:fldChar w:fldCharType="separate"/>
          </w:r>
          <w:ins w:id="128" w:author="Adrien Adrien" w:date="2016-03-15T13:14:00Z">
            <w:r>
              <w:rPr>
                <w:noProof/>
                <w:webHidden/>
              </w:rPr>
              <w:t>25</w:t>
            </w:r>
            <w:r>
              <w:rPr>
                <w:noProof/>
                <w:webHidden/>
              </w:rPr>
              <w:fldChar w:fldCharType="end"/>
            </w:r>
            <w:r w:rsidRPr="00BC47AC">
              <w:rPr>
                <w:rStyle w:val="Lienhypertexte"/>
                <w:noProof/>
              </w:rPr>
              <w:fldChar w:fldCharType="end"/>
            </w:r>
          </w:ins>
        </w:p>
        <w:p w14:paraId="20011F69" w14:textId="77777777" w:rsidR="0073040E" w:rsidRDefault="0073040E">
          <w:pPr>
            <w:pStyle w:val="TM2"/>
            <w:tabs>
              <w:tab w:val="right" w:leader="dot" w:pos="9062"/>
            </w:tabs>
            <w:rPr>
              <w:ins w:id="129" w:author="Adrien Adrien" w:date="2016-03-15T13:14:00Z"/>
              <w:rFonts w:eastAsiaTheme="minorEastAsia"/>
              <w:noProof/>
              <w:lang w:eastAsia="fr-FR"/>
            </w:rPr>
          </w:pPr>
          <w:ins w:id="130"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"_Toc445811041"</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lang w:eastAsia="fr-FR"/>
              </w:rPr>
              <w:t>Création compte utilisateur</w:t>
            </w:r>
            <w:r>
              <w:rPr>
                <w:noProof/>
                <w:webHidden/>
              </w:rPr>
              <w:tab/>
            </w:r>
            <w:r>
              <w:rPr>
                <w:noProof/>
                <w:webHidden/>
              </w:rPr>
              <w:fldChar w:fldCharType="begin"/>
            </w:r>
            <w:r>
              <w:rPr>
                <w:noProof/>
                <w:webHidden/>
              </w:rPr>
              <w:instrText xml:space="preserve"> PAGEREF _Toc445811041 \h </w:instrText>
            </w:r>
            <w:r>
              <w:rPr>
                <w:noProof/>
                <w:webHidden/>
              </w:rPr>
            </w:r>
          </w:ins>
          <w:r>
            <w:rPr>
              <w:noProof/>
              <w:webHidden/>
            </w:rPr>
            <w:fldChar w:fldCharType="separate"/>
          </w:r>
          <w:ins w:id="131" w:author="Adrien Adrien" w:date="2016-03-15T13:14:00Z">
            <w:r>
              <w:rPr>
                <w:noProof/>
                <w:webHidden/>
              </w:rPr>
              <w:t>26</w:t>
            </w:r>
            <w:r>
              <w:rPr>
                <w:noProof/>
                <w:webHidden/>
              </w:rPr>
              <w:fldChar w:fldCharType="end"/>
            </w:r>
            <w:r w:rsidRPr="00BC47AC">
              <w:rPr>
                <w:rStyle w:val="Lienhypertexte"/>
                <w:noProof/>
              </w:rPr>
              <w:fldChar w:fldCharType="end"/>
            </w:r>
          </w:ins>
        </w:p>
        <w:p w14:paraId="661ECEA4" w14:textId="77777777" w:rsidR="0073040E" w:rsidRDefault="0073040E">
          <w:pPr>
            <w:pStyle w:val="TM2"/>
            <w:tabs>
              <w:tab w:val="right" w:leader="dot" w:pos="9062"/>
            </w:tabs>
            <w:rPr>
              <w:ins w:id="132" w:author="Adrien Adrien" w:date="2016-03-15T13:14:00Z"/>
              <w:rFonts w:eastAsiaTheme="minorEastAsia"/>
              <w:noProof/>
              <w:lang w:eastAsia="fr-FR"/>
            </w:rPr>
          </w:pPr>
          <w:ins w:id="133"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"_Toc445811042"</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lang w:eastAsia="fr-FR"/>
              </w:rPr>
              <w:t>Authentification</w:t>
            </w:r>
            <w:r>
              <w:rPr>
                <w:noProof/>
                <w:webHidden/>
              </w:rPr>
              <w:tab/>
            </w:r>
            <w:r>
              <w:rPr>
                <w:noProof/>
                <w:webHidden/>
              </w:rPr>
              <w:fldChar w:fldCharType="begin"/>
            </w:r>
            <w:r>
              <w:rPr>
                <w:noProof/>
                <w:webHidden/>
              </w:rPr>
              <w:instrText xml:space="preserve"> PAGEREF _Toc445811042 \h </w:instrText>
            </w:r>
            <w:r>
              <w:rPr>
                <w:noProof/>
                <w:webHidden/>
              </w:rPr>
            </w:r>
          </w:ins>
          <w:r>
            <w:rPr>
              <w:noProof/>
              <w:webHidden/>
            </w:rPr>
            <w:fldChar w:fldCharType="separate"/>
          </w:r>
          <w:ins w:id="134" w:author="Adrien Adrien" w:date="2016-03-15T13:14:00Z">
            <w:r>
              <w:rPr>
                <w:noProof/>
                <w:webHidden/>
              </w:rPr>
              <w:t>27</w:t>
            </w:r>
            <w:r>
              <w:rPr>
                <w:noProof/>
                <w:webHidden/>
              </w:rPr>
              <w:fldChar w:fldCharType="end"/>
            </w:r>
            <w:r w:rsidRPr="00BC47AC">
              <w:rPr>
                <w:rStyle w:val="Lienhypertexte"/>
                <w:noProof/>
              </w:rPr>
              <w:fldChar w:fldCharType="end"/>
            </w:r>
          </w:ins>
        </w:p>
        <w:p w14:paraId="46EA5F11" w14:textId="77777777" w:rsidR="0073040E" w:rsidRDefault="0073040E">
          <w:pPr>
            <w:pStyle w:val="TM2"/>
            <w:tabs>
              <w:tab w:val="right" w:leader="dot" w:pos="9062"/>
            </w:tabs>
            <w:rPr>
              <w:ins w:id="135" w:author="Adrien Adrien" w:date="2016-03-15T13:14:00Z"/>
              <w:rFonts w:eastAsiaTheme="minorEastAsia"/>
              <w:noProof/>
              <w:lang w:eastAsia="fr-FR"/>
            </w:rPr>
          </w:pPr>
          <w:ins w:id="136"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"_Toc445811043"</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lang w:eastAsia="fr-FR"/>
              </w:rPr>
              <w:t>Consultation emploi du temps – Profil « Agent municipal »</w:t>
            </w:r>
            <w:r>
              <w:rPr>
                <w:noProof/>
                <w:webHidden/>
              </w:rPr>
              <w:tab/>
            </w:r>
            <w:r>
              <w:rPr>
                <w:noProof/>
                <w:webHidden/>
              </w:rPr>
              <w:fldChar w:fldCharType="begin"/>
            </w:r>
            <w:r>
              <w:rPr>
                <w:noProof/>
                <w:webHidden/>
              </w:rPr>
              <w:instrText xml:space="preserve"> PAGEREF _Toc445811043 \h </w:instrText>
            </w:r>
            <w:r>
              <w:rPr>
                <w:noProof/>
                <w:webHidden/>
              </w:rPr>
            </w:r>
          </w:ins>
          <w:r>
            <w:rPr>
              <w:noProof/>
              <w:webHidden/>
            </w:rPr>
            <w:fldChar w:fldCharType="separate"/>
          </w:r>
          <w:ins w:id="137" w:author="Adrien Adrien" w:date="2016-03-15T13:14:00Z">
            <w:r>
              <w:rPr>
                <w:noProof/>
                <w:webHidden/>
              </w:rPr>
              <w:t>30</w:t>
            </w:r>
            <w:r>
              <w:rPr>
                <w:noProof/>
                <w:webHidden/>
              </w:rPr>
              <w:fldChar w:fldCharType="end"/>
            </w:r>
            <w:r w:rsidRPr="00BC47AC">
              <w:rPr>
                <w:rStyle w:val="Lienhypertexte"/>
                <w:noProof/>
              </w:rPr>
              <w:fldChar w:fldCharType="end"/>
            </w:r>
          </w:ins>
        </w:p>
        <w:p w14:paraId="284DE1D3" w14:textId="77777777" w:rsidR="0073040E" w:rsidRDefault="0073040E">
          <w:pPr>
            <w:pStyle w:val="TM1"/>
            <w:tabs>
              <w:tab w:val="right" w:leader="dot" w:pos="9062"/>
            </w:tabs>
            <w:rPr>
              <w:ins w:id="138" w:author="Adrien Adrien" w:date="2016-03-15T13:14:00Z"/>
              <w:rFonts w:eastAsiaTheme="minorEastAsia"/>
              <w:noProof/>
              <w:lang w:eastAsia="fr-FR"/>
            </w:rPr>
          </w:pPr>
          <w:ins w:id="139" w:author="Adrien Adrien" w:date="2016-03-15T13:14:00Z">
            <w:r w:rsidRPr="00BC47AC">
              <w:rPr>
                <w:rStyle w:val="Lienhypertexte"/>
                <w:noProof/>
              </w:rPr>
              <w:fldChar w:fldCharType="begin"/>
            </w:r>
            <w:r w:rsidRPr="00BC47AC">
              <w:rPr>
                <w:rStyle w:val="Lienhypertexte"/>
                <w:noProof/>
              </w:rPr>
              <w:instrText xml:space="preserve"> </w:instrText>
            </w:r>
            <w:r>
              <w:rPr>
                <w:noProof/>
              </w:rPr>
              <w:instrText>HYPERLINK \l "_Toc445811044"</w:instrText>
            </w:r>
            <w:r w:rsidRPr="00BC47AC">
              <w:rPr>
                <w:rStyle w:val="Lienhypertexte"/>
                <w:noProof/>
              </w:rPr>
              <w:instrText xml:space="preserve"> </w:instrText>
            </w:r>
            <w:r w:rsidRPr="00BC47AC">
              <w:rPr>
                <w:rStyle w:val="Lienhypertexte"/>
                <w:noProof/>
              </w:rPr>
            </w:r>
            <w:r w:rsidRPr="00BC47AC">
              <w:rPr>
                <w:rStyle w:val="Lienhypertexte"/>
                <w:noProof/>
              </w:rPr>
              <w:fldChar w:fldCharType="separate"/>
            </w:r>
            <w:r w:rsidRPr="00BC47AC">
              <w:rPr>
                <w:rStyle w:val="Lienhypertexte"/>
                <w:noProof/>
                <w:lang w:eastAsia="fr-FR"/>
              </w:rPr>
              <w:t>Annexe 4 : Diagramme d’activité</w:t>
            </w:r>
            <w:r>
              <w:rPr>
                <w:noProof/>
                <w:webHidden/>
              </w:rPr>
              <w:tab/>
            </w:r>
            <w:r>
              <w:rPr>
                <w:noProof/>
                <w:webHidden/>
              </w:rPr>
              <w:fldChar w:fldCharType="begin"/>
            </w:r>
            <w:r>
              <w:rPr>
                <w:noProof/>
                <w:webHidden/>
              </w:rPr>
              <w:instrText xml:space="preserve"> PAGEREF _Toc445811044 \h </w:instrText>
            </w:r>
            <w:r>
              <w:rPr>
                <w:noProof/>
                <w:webHidden/>
              </w:rPr>
            </w:r>
          </w:ins>
          <w:r>
            <w:rPr>
              <w:noProof/>
              <w:webHidden/>
            </w:rPr>
            <w:fldChar w:fldCharType="separate"/>
          </w:r>
          <w:ins w:id="140" w:author="Adrien Adrien" w:date="2016-03-15T13:14:00Z">
            <w:r>
              <w:rPr>
                <w:noProof/>
                <w:webHidden/>
              </w:rPr>
              <w:t>32</w:t>
            </w:r>
            <w:r>
              <w:rPr>
                <w:noProof/>
                <w:webHidden/>
              </w:rPr>
              <w:fldChar w:fldCharType="end"/>
            </w:r>
            <w:r w:rsidRPr="00BC47AC">
              <w:rPr>
                <w:rStyle w:val="Lienhypertexte"/>
                <w:noProof/>
              </w:rPr>
              <w:fldChar w:fldCharType="end"/>
            </w:r>
          </w:ins>
        </w:p>
        <w:p w14:paraId="0EC2A757" w14:textId="77777777" w:rsidR="006170D6" w:rsidDel="0073040E" w:rsidRDefault="006170D6">
          <w:pPr>
            <w:pStyle w:val="TM1"/>
            <w:tabs>
              <w:tab w:val="left" w:pos="440"/>
              <w:tab w:val="right" w:leader="dot" w:pos="9062"/>
            </w:tabs>
            <w:rPr>
              <w:del w:id="141" w:author="Adrien Adrien" w:date="2016-03-15T13:14:00Z"/>
              <w:rFonts w:eastAsiaTheme="minorEastAsia"/>
              <w:noProof/>
              <w:lang w:eastAsia="fr-FR"/>
            </w:rPr>
          </w:pPr>
          <w:del w:id="142" w:author="Adrien Adrien" w:date="2016-03-15T13:14:00Z">
            <w:r w:rsidRPr="0073040E" w:rsidDel="0073040E">
              <w:rPr>
                <w:noProof/>
                <w:rPrChange w:id="143" w:author="Adrien Adrien" w:date="2016-03-15T13:14:00Z">
                  <w:rPr>
                    <w:rStyle w:val="Lienhypertexte"/>
                    <w:noProof/>
                  </w:rPr>
                </w:rPrChange>
              </w:rPr>
              <w:delText>1.</w:delText>
            </w:r>
            <w:r w:rsidDel="0073040E">
              <w:rPr>
                <w:rFonts w:eastAsiaTheme="minorEastAsia"/>
                <w:noProof/>
                <w:lang w:eastAsia="fr-FR"/>
              </w:rPr>
              <w:tab/>
            </w:r>
            <w:r w:rsidRPr="0073040E" w:rsidDel="0073040E">
              <w:rPr>
                <w:noProof/>
                <w:rPrChange w:id="144" w:author="Adrien Adrien" w:date="2016-03-15T13:14:00Z">
                  <w:rPr>
                    <w:rStyle w:val="Lienhypertexte"/>
                    <w:noProof/>
                  </w:rPr>
                </w:rPrChange>
              </w:rPr>
              <w:delText>Description du projet</w:delText>
            </w:r>
            <w:r w:rsidDel="0073040E">
              <w:rPr>
                <w:noProof/>
                <w:webHidden/>
              </w:rPr>
              <w:tab/>
              <w:delText>3</w:delText>
            </w:r>
          </w:del>
        </w:p>
        <w:p w14:paraId="5C9A5F17" w14:textId="77777777" w:rsidR="006170D6" w:rsidDel="0073040E" w:rsidRDefault="006170D6">
          <w:pPr>
            <w:pStyle w:val="TM2"/>
            <w:tabs>
              <w:tab w:val="right" w:leader="dot" w:pos="9062"/>
            </w:tabs>
            <w:rPr>
              <w:del w:id="145" w:author="Adrien Adrien" w:date="2016-03-15T13:14:00Z"/>
              <w:rFonts w:eastAsiaTheme="minorEastAsia"/>
              <w:noProof/>
              <w:lang w:eastAsia="fr-FR"/>
            </w:rPr>
          </w:pPr>
          <w:del w:id="146" w:author="Adrien Adrien" w:date="2016-03-15T13:14:00Z">
            <w:r w:rsidRPr="0073040E" w:rsidDel="0073040E">
              <w:rPr>
                <w:rFonts w:eastAsia="Times New Roman"/>
                <w:noProof/>
                <w:lang w:eastAsia="fr-FR"/>
                <w:rPrChange w:id="147" w:author="Adrien Adrien" w:date="2016-03-15T13:14:00Z">
                  <w:rPr>
                    <w:rStyle w:val="Lienhypertexte"/>
                    <w:rFonts w:eastAsia="Times New Roman"/>
                    <w:noProof/>
                    <w:lang w:eastAsia="fr-FR"/>
                  </w:rPr>
                </w:rPrChange>
              </w:rPr>
              <w:delText>1.1 Expression du besoin</w:delText>
            </w:r>
            <w:r w:rsidDel="0073040E">
              <w:rPr>
                <w:noProof/>
                <w:webHidden/>
              </w:rPr>
              <w:tab/>
              <w:delText>3</w:delText>
            </w:r>
          </w:del>
        </w:p>
        <w:p w14:paraId="293ECED2" w14:textId="77777777" w:rsidR="006170D6" w:rsidDel="0073040E" w:rsidRDefault="006170D6">
          <w:pPr>
            <w:pStyle w:val="TM2"/>
            <w:tabs>
              <w:tab w:val="right" w:leader="dot" w:pos="9062"/>
            </w:tabs>
            <w:rPr>
              <w:del w:id="148" w:author="Adrien Adrien" w:date="2016-03-15T13:14:00Z"/>
              <w:rFonts w:eastAsiaTheme="minorEastAsia"/>
              <w:noProof/>
              <w:lang w:eastAsia="fr-FR"/>
            </w:rPr>
          </w:pPr>
          <w:del w:id="149" w:author="Adrien Adrien" w:date="2016-03-15T13:14:00Z">
            <w:r w:rsidRPr="0073040E" w:rsidDel="0073040E">
              <w:rPr>
                <w:rFonts w:eastAsia="Times New Roman"/>
                <w:noProof/>
                <w:lang w:eastAsia="fr-FR"/>
                <w:rPrChange w:id="150" w:author="Adrien Adrien" w:date="2016-03-15T13:14:00Z">
                  <w:rPr>
                    <w:rStyle w:val="Lienhypertexte"/>
                    <w:rFonts w:eastAsia="Times New Roman"/>
                    <w:noProof/>
                    <w:lang w:eastAsia="fr-FR"/>
                  </w:rPr>
                </w:rPrChange>
              </w:rPr>
              <w:delText>1.2 Objectif du projet</w:delText>
            </w:r>
            <w:r w:rsidDel="0073040E">
              <w:rPr>
                <w:noProof/>
                <w:webHidden/>
              </w:rPr>
              <w:tab/>
              <w:delText>3</w:delText>
            </w:r>
          </w:del>
        </w:p>
        <w:p w14:paraId="6991237B" w14:textId="77777777" w:rsidR="006170D6" w:rsidDel="0073040E" w:rsidRDefault="006170D6">
          <w:pPr>
            <w:pStyle w:val="TM2"/>
            <w:tabs>
              <w:tab w:val="right" w:leader="dot" w:pos="9062"/>
            </w:tabs>
            <w:rPr>
              <w:del w:id="151" w:author="Adrien Adrien" w:date="2016-03-15T13:14:00Z"/>
              <w:rFonts w:eastAsiaTheme="minorEastAsia"/>
              <w:noProof/>
              <w:lang w:eastAsia="fr-FR"/>
            </w:rPr>
          </w:pPr>
          <w:del w:id="152" w:author="Adrien Adrien" w:date="2016-03-15T13:14:00Z">
            <w:r w:rsidRPr="0073040E" w:rsidDel="0073040E">
              <w:rPr>
                <w:noProof/>
                <w:rPrChange w:id="153" w:author="Adrien Adrien" w:date="2016-03-15T13:14:00Z">
                  <w:rPr>
                    <w:rStyle w:val="Lienhypertexte"/>
                    <w:noProof/>
                  </w:rPr>
                </w:rPrChange>
              </w:rPr>
              <w:delText>1.3 Présentation des services et du processus existant</w:delText>
            </w:r>
            <w:r w:rsidDel="0073040E">
              <w:rPr>
                <w:noProof/>
                <w:webHidden/>
              </w:rPr>
              <w:tab/>
              <w:delText>4</w:delText>
            </w:r>
          </w:del>
        </w:p>
        <w:p w14:paraId="000B13AF" w14:textId="77777777" w:rsidR="006170D6" w:rsidDel="0073040E" w:rsidRDefault="006170D6">
          <w:pPr>
            <w:pStyle w:val="TM1"/>
            <w:tabs>
              <w:tab w:val="right" w:leader="dot" w:pos="9062"/>
            </w:tabs>
            <w:rPr>
              <w:del w:id="154" w:author="Adrien Adrien" w:date="2016-03-15T13:14:00Z"/>
              <w:rFonts w:eastAsiaTheme="minorEastAsia"/>
              <w:noProof/>
              <w:lang w:eastAsia="fr-FR"/>
            </w:rPr>
          </w:pPr>
          <w:del w:id="155" w:author="Adrien Adrien" w:date="2016-03-15T13:14:00Z">
            <w:r w:rsidRPr="0073040E" w:rsidDel="0073040E">
              <w:rPr>
                <w:noProof/>
                <w:rPrChange w:id="156" w:author="Adrien Adrien" w:date="2016-03-15T13:14:00Z">
                  <w:rPr>
                    <w:rStyle w:val="Lienhypertexte"/>
                    <w:noProof/>
                  </w:rPr>
                </w:rPrChange>
              </w:rPr>
              <w:delText>2. Déroulement du projet</w:delText>
            </w:r>
            <w:r w:rsidDel="0073040E">
              <w:rPr>
                <w:noProof/>
                <w:webHidden/>
              </w:rPr>
              <w:tab/>
              <w:delText>6</w:delText>
            </w:r>
          </w:del>
        </w:p>
        <w:p w14:paraId="43FEC690" w14:textId="77777777" w:rsidR="006170D6" w:rsidDel="0073040E" w:rsidRDefault="006170D6">
          <w:pPr>
            <w:pStyle w:val="TM2"/>
            <w:tabs>
              <w:tab w:val="left" w:pos="880"/>
              <w:tab w:val="right" w:leader="dot" w:pos="9062"/>
            </w:tabs>
            <w:rPr>
              <w:del w:id="157" w:author="Adrien Adrien" w:date="2016-03-15T13:14:00Z"/>
              <w:rFonts w:eastAsiaTheme="minorEastAsia"/>
              <w:noProof/>
              <w:lang w:eastAsia="fr-FR"/>
            </w:rPr>
          </w:pPr>
          <w:del w:id="158" w:author="Adrien Adrien" w:date="2016-03-15T13:14:00Z">
            <w:r w:rsidRPr="0073040E" w:rsidDel="0073040E">
              <w:rPr>
                <w:noProof/>
                <w:rPrChange w:id="159" w:author="Adrien Adrien" w:date="2016-03-15T13:14:00Z">
                  <w:rPr>
                    <w:rStyle w:val="Lienhypertexte"/>
                    <w:noProof/>
                  </w:rPr>
                </w:rPrChange>
              </w:rPr>
              <w:delText>2.1</w:delText>
            </w:r>
            <w:r w:rsidDel="0073040E">
              <w:rPr>
                <w:rFonts w:eastAsiaTheme="minorEastAsia"/>
                <w:noProof/>
                <w:lang w:eastAsia="fr-FR"/>
              </w:rPr>
              <w:tab/>
            </w:r>
            <w:r w:rsidRPr="0073040E" w:rsidDel="0073040E">
              <w:rPr>
                <w:noProof/>
                <w:rPrChange w:id="160" w:author="Adrien Adrien" w:date="2016-03-15T13:14:00Z">
                  <w:rPr>
                    <w:rStyle w:val="Lienhypertexte"/>
                    <w:noProof/>
                  </w:rPr>
                </w:rPrChange>
              </w:rPr>
              <w:delText>Documents de référence</w:delText>
            </w:r>
            <w:r w:rsidDel="0073040E">
              <w:rPr>
                <w:noProof/>
                <w:webHidden/>
              </w:rPr>
              <w:tab/>
              <w:delText>6</w:delText>
            </w:r>
          </w:del>
        </w:p>
        <w:p w14:paraId="20145FAD" w14:textId="77777777" w:rsidR="006170D6" w:rsidDel="0073040E" w:rsidRDefault="006170D6">
          <w:pPr>
            <w:pStyle w:val="TM2"/>
            <w:tabs>
              <w:tab w:val="left" w:pos="880"/>
              <w:tab w:val="right" w:leader="dot" w:pos="9062"/>
            </w:tabs>
            <w:rPr>
              <w:del w:id="161" w:author="Adrien Adrien" w:date="2016-03-15T13:14:00Z"/>
              <w:rFonts w:eastAsiaTheme="minorEastAsia"/>
              <w:noProof/>
              <w:lang w:eastAsia="fr-FR"/>
            </w:rPr>
          </w:pPr>
          <w:del w:id="162" w:author="Adrien Adrien" w:date="2016-03-15T13:14:00Z">
            <w:r w:rsidRPr="0073040E" w:rsidDel="0073040E">
              <w:rPr>
                <w:noProof/>
                <w:rPrChange w:id="163" w:author="Adrien Adrien" w:date="2016-03-15T13:14:00Z">
                  <w:rPr>
                    <w:rStyle w:val="Lienhypertexte"/>
                    <w:noProof/>
                  </w:rPr>
                </w:rPrChange>
              </w:rPr>
              <w:delText>2.2</w:delText>
            </w:r>
            <w:r w:rsidDel="0073040E">
              <w:rPr>
                <w:rFonts w:eastAsiaTheme="minorEastAsia"/>
                <w:noProof/>
                <w:lang w:eastAsia="fr-FR"/>
              </w:rPr>
              <w:tab/>
            </w:r>
            <w:r w:rsidRPr="0073040E" w:rsidDel="0073040E">
              <w:rPr>
                <w:noProof/>
                <w:rPrChange w:id="164" w:author="Adrien Adrien" w:date="2016-03-15T13:14:00Z">
                  <w:rPr>
                    <w:rStyle w:val="Lienhypertexte"/>
                    <w:noProof/>
                  </w:rPr>
                </w:rPrChange>
              </w:rPr>
              <w:delText>Planning prévisionnel</w:delText>
            </w:r>
            <w:r w:rsidDel="0073040E">
              <w:rPr>
                <w:noProof/>
                <w:webHidden/>
              </w:rPr>
              <w:tab/>
              <w:delText>6</w:delText>
            </w:r>
          </w:del>
        </w:p>
        <w:p w14:paraId="48A73D66" w14:textId="77777777" w:rsidR="006170D6" w:rsidDel="0073040E" w:rsidRDefault="006170D6">
          <w:pPr>
            <w:pStyle w:val="TM2"/>
            <w:tabs>
              <w:tab w:val="left" w:pos="880"/>
              <w:tab w:val="right" w:leader="dot" w:pos="9062"/>
            </w:tabs>
            <w:rPr>
              <w:del w:id="165" w:author="Adrien Adrien" w:date="2016-03-15T13:14:00Z"/>
              <w:rFonts w:eastAsiaTheme="minorEastAsia"/>
              <w:noProof/>
              <w:lang w:eastAsia="fr-FR"/>
            </w:rPr>
          </w:pPr>
          <w:del w:id="166" w:author="Adrien Adrien" w:date="2016-03-15T13:14:00Z">
            <w:r w:rsidRPr="0073040E" w:rsidDel="0073040E">
              <w:rPr>
                <w:noProof/>
                <w:rPrChange w:id="167" w:author="Adrien Adrien" w:date="2016-03-15T13:14:00Z">
                  <w:rPr>
                    <w:rStyle w:val="Lienhypertexte"/>
                    <w:noProof/>
                  </w:rPr>
                </w:rPrChange>
              </w:rPr>
              <w:delText>2.3</w:delText>
            </w:r>
            <w:r w:rsidDel="0073040E">
              <w:rPr>
                <w:rFonts w:eastAsiaTheme="minorEastAsia"/>
                <w:noProof/>
                <w:lang w:eastAsia="fr-FR"/>
              </w:rPr>
              <w:tab/>
            </w:r>
            <w:r w:rsidRPr="0073040E" w:rsidDel="0073040E">
              <w:rPr>
                <w:noProof/>
                <w:rPrChange w:id="168" w:author="Adrien Adrien" w:date="2016-03-15T13:14:00Z">
                  <w:rPr>
                    <w:rStyle w:val="Lienhypertexte"/>
                    <w:noProof/>
                  </w:rPr>
                </w:rPrChange>
              </w:rPr>
              <w:delText>Ateliers de conception</w:delText>
            </w:r>
            <w:r w:rsidDel="0073040E">
              <w:rPr>
                <w:noProof/>
                <w:webHidden/>
              </w:rPr>
              <w:tab/>
              <w:delText>6</w:delText>
            </w:r>
          </w:del>
        </w:p>
        <w:p w14:paraId="52EB4BD1" w14:textId="77777777" w:rsidR="006170D6" w:rsidDel="0073040E" w:rsidRDefault="006170D6">
          <w:pPr>
            <w:pStyle w:val="TM2"/>
            <w:tabs>
              <w:tab w:val="left" w:pos="880"/>
              <w:tab w:val="right" w:leader="dot" w:pos="9062"/>
            </w:tabs>
            <w:rPr>
              <w:del w:id="169" w:author="Adrien Adrien" w:date="2016-03-15T13:14:00Z"/>
              <w:rFonts w:eastAsiaTheme="minorEastAsia"/>
              <w:noProof/>
              <w:lang w:eastAsia="fr-FR"/>
            </w:rPr>
          </w:pPr>
          <w:del w:id="170" w:author="Adrien Adrien" w:date="2016-03-15T13:14:00Z">
            <w:r w:rsidRPr="0073040E" w:rsidDel="0073040E">
              <w:rPr>
                <w:noProof/>
                <w:rPrChange w:id="171" w:author="Adrien Adrien" w:date="2016-03-15T13:14:00Z">
                  <w:rPr>
                    <w:rStyle w:val="Lienhypertexte"/>
                    <w:noProof/>
                  </w:rPr>
                </w:rPrChange>
              </w:rPr>
              <w:delText>2.4</w:delText>
            </w:r>
            <w:r w:rsidDel="0073040E">
              <w:rPr>
                <w:rFonts w:eastAsiaTheme="minorEastAsia"/>
                <w:noProof/>
                <w:lang w:eastAsia="fr-FR"/>
              </w:rPr>
              <w:tab/>
            </w:r>
            <w:r w:rsidRPr="0073040E" w:rsidDel="0073040E">
              <w:rPr>
                <w:noProof/>
                <w:rPrChange w:id="172" w:author="Adrien Adrien" w:date="2016-03-15T13:14:00Z">
                  <w:rPr>
                    <w:rStyle w:val="Lienhypertexte"/>
                    <w:noProof/>
                  </w:rPr>
                </w:rPrChange>
              </w:rPr>
              <w:delText>Validation des spécifications détaillées</w:delText>
            </w:r>
            <w:r w:rsidDel="0073040E">
              <w:rPr>
                <w:noProof/>
                <w:webHidden/>
              </w:rPr>
              <w:tab/>
              <w:delText>6</w:delText>
            </w:r>
          </w:del>
        </w:p>
        <w:p w14:paraId="27C881FF" w14:textId="77777777" w:rsidR="006170D6" w:rsidDel="0073040E" w:rsidRDefault="006170D6">
          <w:pPr>
            <w:pStyle w:val="TM2"/>
            <w:tabs>
              <w:tab w:val="left" w:pos="880"/>
              <w:tab w:val="right" w:leader="dot" w:pos="9062"/>
            </w:tabs>
            <w:rPr>
              <w:del w:id="173" w:author="Adrien Adrien" w:date="2016-03-15T13:14:00Z"/>
              <w:rFonts w:eastAsiaTheme="minorEastAsia"/>
              <w:noProof/>
              <w:lang w:eastAsia="fr-FR"/>
            </w:rPr>
          </w:pPr>
          <w:del w:id="174" w:author="Adrien Adrien" w:date="2016-03-15T13:14:00Z">
            <w:r w:rsidRPr="0073040E" w:rsidDel="0073040E">
              <w:rPr>
                <w:noProof/>
                <w:rPrChange w:id="175" w:author="Adrien Adrien" w:date="2016-03-15T13:14:00Z">
                  <w:rPr>
                    <w:rStyle w:val="Lienhypertexte"/>
                    <w:noProof/>
                  </w:rPr>
                </w:rPrChange>
              </w:rPr>
              <w:delText>2.5</w:delText>
            </w:r>
            <w:r w:rsidDel="0073040E">
              <w:rPr>
                <w:rFonts w:eastAsiaTheme="minorEastAsia"/>
                <w:noProof/>
                <w:lang w:eastAsia="fr-FR"/>
              </w:rPr>
              <w:tab/>
            </w:r>
            <w:r w:rsidRPr="0073040E" w:rsidDel="0073040E">
              <w:rPr>
                <w:noProof/>
                <w:rPrChange w:id="176" w:author="Adrien Adrien" w:date="2016-03-15T13:14:00Z">
                  <w:rPr>
                    <w:rStyle w:val="Lienhypertexte"/>
                    <w:noProof/>
                  </w:rPr>
                </w:rPrChange>
              </w:rPr>
              <w:delText>Développement</w:delText>
            </w:r>
            <w:r w:rsidDel="0073040E">
              <w:rPr>
                <w:noProof/>
                <w:webHidden/>
              </w:rPr>
              <w:tab/>
              <w:delText>6</w:delText>
            </w:r>
          </w:del>
        </w:p>
        <w:p w14:paraId="522FCAC8" w14:textId="77777777" w:rsidR="006170D6" w:rsidDel="0073040E" w:rsidRDefault="006170D6">
          <w:pPr>
            <w:pStyle w:val="TM2"/>
            <w:tabs>
              <w:tab w:val="left" w:pos="880"/>
              <w:tab w:val="right" w:leader="dot" w:pos="9062"/>
            </w:tabs>
            <w:rPr>
              <w:del w:id="177" w:author="Adrien Adrien" w:date="2016-03-15T13:14:00Z"/>
              <w:rFonts w:eastAsiaTheme="minorEastAsia"/>
              <w:noProof/>
              <w:lang w:eastAsia="fr-FR"/>
            </w:rPr>
          </w:pPr>
          <w:del w:id="178" w:author="Adrien Adrien" w:date="2016-03-15T13:14:00Z">
            <w:r w:rsidRPr="0073040E" w:rsidDel="0073040E">
              <w:rPr>
                <w:noProof/>
                <w:rPrChange w:id="179" w:author="Adrien Adrien" w:date="2016-03-15T13:14:00Z">
                  <w:rPr>
                    <w:rStyle w:val="Lienhypertexte"/>
                    <w:noProof/>
                  </w:rPr>
                </w:rPrChange>
              </w:rPr>
              <w:delText>2.6</w:delText>
            </w:r>
            <w:r w:rsidDel="0073040E">
              <w:rPr>
                <w:rFonts w:eastAsiaTheme="minorEastAsia"/>
                <w:noProof/>
                <w:lang w:eastAsia="fr-FR"/>
              </w:rPr>
              <w:tab/>
            </w:r>
            <w:r w:rsidRPr="0073040E" w:rsidDel="0073040E">
              <w:rPr>
                <w:noProof/>
                <w:rPrChange w:id="180" w:author="Adrien Adrien" w:date="2016-03-15T13:14:00Z">
                  <w:rPr>
                    <w:rStyle w:val="Lienhypertexte"/>
                    <w:noProof/>
                  </w:rPr>
                </w:rPrChange>
              </w:rPr>
              <w:delText>Recette</w:delText>
            </w:r>
            <w:r w:rsidDel="0073040E">
              <w:rPr>
                <w:noProof/>
                <w:webHidden/>
              </w:rPr>
              <w:tab/>
              <w:delText>6</w:delText>
            </w:r>
          </w:del>
        </w:p>
        <w:p w14:paraId="0E834EE0" w14:textId="77777777" w:rsidR="006170D6" w:rsidDel="0073040E" w:rsidRDefault="006170D6">
          <w:pPr>
            <w:pStyle w:val="TM2"/>
            <w:tabs>
              <w:tab w:val="left" w:pos="880"/>
              <w:tab w:val="right" w:leader="dot" w:pos="9062"/>
            </w:tabs>
            <w:rPr>
              <w:del w:id="181" w:author="Adrien Adrien" w:date="2016-03-15T13:14:00Z"/>
              <w:rFonts w:eastAsiaTheme="minorEastAsia"/>
              <w:noProof/>
              <w:lang w:eastAsia="fr-FR"/>
            </w:rPr>
          </w:pPr>
          <w:del w:id="182" w:author="Adrien Adrien" w:date="2016-03-15T13:14:00Z">
            <w:r w:rsidRPr="0073040E" w:rsidDel="0073040E">
              <w:rPr>
                <w:noProof/>
                <w:rPrChange w:id="183" w:author="Adrien Adrien" w:date="2016-03-15T13:14:00Z">
                  <w:rPr>
                    <w:rStyle w:val="Lienhypertexte"/>
                    <w:noProof/>
                  </w:rPr>
                </w:rPrChange>
              </w:rPr>
              <w:delText>2.7</w:delText>
            </w:r>
            <w:r w:rsidDel="0073040E">
              <w:rPr>
                <w:rFonts w:eastAsiaTheme="minorEastAsia"/>
                <w:noProof/>
                <w:lang w:eastAsia="fr-FR"/>
              </w:rPr>
              <w:tab/>
            </w:r>
            <w:r w:rsidRPr="0073040E" w:rsidDel="0073040E">
              <w:rPr>
                <w:noProof/>
                <w:rPrChange w:id="184" w:author="Adrien Adrien" w:date="2016-03-15T13:14:00Z">
                  <w:rPr>
                    <w:rStyle w:val="Lienhypertexte"/>
                    <w:noProof/>
                  </w:rPr>
                </w:rPrChange>
              </w:rPr>
              <w:delText>Formation</w:delText>
            </w:r>
            <w:r w:rsidDel="0073040E">
              <w:rPr>
                <w:noProof/>
                <w:webHidden/>
              </w:rPr>
              <w:tab/>
              <w:delText>6</w:delText>
            </w:r>
          </w:del>
        </w:p>
        <w:p w14:paraId="5E759049" w14:textId="77777777" w:rsidR="006170D6" w:rsidDel="0073040E" w:rsidRDefault="006170D6">
          <w:pPr>
            <w:pStyle w:val="TM2"/>
            <w:tabs>
              <w:tab w:val="left" w:pos="880"/>
              <w:tab w:val="right" w:leader="dot" w:pos="9062"/>
            </w:tabs>
            <w:rPr>
              <w:del w:id="185" w:author="Adrien Adrien" w:date="2016-03-15T13:14:00Z"/>
              <w:rFonts w:eastAsiaTheme="minorEastAsia"/>
              <w:noProof/>
              <w:lang w:eastAsia="fr-FR"/>
            </w:rPr>
          </w:pPr>
          <w:del w:id="186" w:author="Adrien Adrien" w:date="2016-03-15T13:14:00Z">
            <w:r w:rsidRPr="0073040E" w:rsidDel="0073040E">
              <w:rPr>
                <w:noProof/>
                <w:rPrChange w:id="187" w:author="Adrien Adrien" w:date="2016-03-15T13:14:00Z">
                  <w:rPr>
                    <w:rStyle w:val="Lienhypertexte"/>
                    <w:noProof/>
                  </w:rPr>
                </w:rPrChange>
              </w:rPr>
              <w:delText>2.8</w:delText>
            </w:r>
            <w:r w:rsidDel="0073040E">
              <w:rPr>
                <w:rFonts w:eastAsiaTheme="minorEastAsia"/>
                <w:noProof/>
                <w:lang w:eastAsia="fr-FR"/>
              </w:rPr>
              <w:tab/>
            </w:r>
            <w:r w:rsidRPr="0073040E" w:rsidDel="0073040E">
              <w:rPr>
                <w:noProof/>
                <w:rPrChange w:id="188" w:author="Adrien Adrien" w:date="2016-03-15T13:14:00Z">
                  <w:rPr>
                    <w:rStyle w:val="Lienhypertexte"/>
                    <w:noProof/>
                  </w:rPr>
                </w:rPrChange>
              </w:rPr>
              <w:delText>La propriété intellectuelle</w:delText>
            </w:r>
            <w:r w:rsidDel="0073040E">
              <w:rPr>
                <w:noProof/>
                <w:webHidden/>
              </w:rPr>
              <w:tab/>
              <w:delText>7</w:delText>
            </w:r>
          </w:del>
        </w:p>
        <w:p w14:paraId="5F2D211A" w14:textId="77777777" w:rsidR="006170D6" w:rsidDel="0073040E" w:rsidRDefault="006170D6">
          <w:pPr>
            <w:pStyle w:val="TM2"/>
            <w:tabs>
              <w:tab w:val="left" w:pos="880"/>
              <w:tab w:val="right" w:leader="dot" w:pos="9062"/>
            </w:tabs>
            <w:rPr>
              <w:del w:id="189" w:author="Adrien Adrien" w:date="2016-03-15T13:14:00Z"/>
              <w:rFonts w:eastAsiaTheme="minorEastAsia"/>
              <w:noProof/>
              <w:lang w:eastAsia="fr-FR"/>
            </w:rPr>
          </w:pPr>
          <w:del w:id="190" w:author="Adrien Adrien" w:date="2016-03-15T13:14:00Z">
            <w:r w:rsidRPr="0073040E" w:rsidDel="0073040E">
              <w:rPr>
                <w:noProof/>
                <w:rPrChange w:id="191" w:author="Adrien Adrien" w:date="2016-03-15T13:14:00Z">
                  <w:rPr>
                    <w:rStyle w:val="Lienhypertexte"/>
                    <w:noProof/>
                  </w:rPr>
                </w:rPrChange>
              </w:rPr>
              <w:delText>2.9</w:delText>
            </w:r>
            <w:r w:rsidDel="0073040E">
              <w:rPr>
                <w:rFonts w:eastAsiaTheme="minorEastAsia"/>
                <w:noProof/>
                <w:lang w:eastAsia="fr-FR"/>
              </w:rPr>
              <w:tab/>
            </w:r>
            <w:r w:rsidRPr="0073040E" w:rsidDel="0073040E">
              <w:rPr>
                <w:noProof/>
                <w:rPrChange w:id="192" w:author="Adrien Adrien" w:date="2016-03-15T13:14:00Z">
                  <w:rPr>
                    <w:rStyle w:val="Lienhypertexte"/>
                    <w:noProof/>
                  </w:rPr>
                </w:rPrChange>
              </w:rPr>
              <w:delText>Livrables</w:delText>
            </w:r>
            <w:r w:rsidDel="0073040E">
              <w:rPr>
                <w:noProof/>
                <w:webHidden/>
              </w:rPr>
              <w:tab/>
              <w:delText>7</w:delText>
            </w:r>
          </w:del>
        </w:p>
        <w:p w14:paraId="615BC174" w14:textId="77777777" w:rsidR="006170D6" w:rsidDel="0073040E" w:rsidRDefault="006170D6">
          <w:pPr>
            <w:pStyle w:val="TM1"/>
            <w:tabs>
              <w:tab w:val="right" w:leader="dot" w:pos="9062"/>
            </w:tabs>
            <w:rPr>
              <w:del w:id="193" w:author="Adrien Adrien" w:date="2016-03-15T13:14:00Z"/>
              <w:rFonts w:eastAsiaTheme="minorEastAsia"/>
              <w:noProof/>
              <w:lang w:eastAsia="fr-FR"/>
            </w:rPr>
          </w:pPr>
          <w:del w:id="194" w:author="Adrien Adrien" w:date="2016-03-15T13:14:00Z">
            <w:r w:rsidRPr="0073040E" w:rsidDel="0073040E">
              <w:rPr>
                <w:noProof/>
                <w:rPrChange w:id="195" w:author="Adrien Adrien" w:date="2016-03-15T13:14:00Z">
                  <w:rPr>
                    <w:rStyle w:val="Lienhypertexte"/>
                    <w:noProof/>
                  </w:rPr>
                </w:rPrChange>
              </w:rPr>
              <w:delText>3. Critères de la solution technique</w:delText>
            </w:r>
            <w:r w:rsidDel="0073040E">
              <w:rPr>
                <w:noProof/>
                <w:webHidden/>
              </w:rPr>
              <w:tab/>
              <w:delText>8</w:delText>
            </w:r>
          </w:del>
        </w:p>
        <w:p w14:paraId="18196545" w14:textId="77777777" w:rsidR="006170D6" w:rsidDel="0073040E" w:rsidRDefault="006170D6">
          <w:pPr>
            <w:pStyle w:val="TM2"/>
            <w:tabs>
              <w:tab w:val="left" w:pos="880"/>
              <w:tab w:val="right" w:leader="dot" w:pos="9062"/>
            </w:tabs>
            <w:rPr>
              <w:del w:id="196" w:author="Adrien Adrien" w:date="2016-03-15T13:14:00Z"/>
              <w:rFonts w:eastAsiaTheme="minorEastAsia"/>
              <w:noProof/>
              <w:lang w:eastAsia="fr-FR"/>
            </w:rPr>
          </w:pPr>
          <w:del w:id="197" w:author="Adrien Adrien" w:date="2016-03-15T13:14:00Z">
            <w:r w:rsidRPr="0073040E" w:rsidDel="0073040E">
              <w:rPr>
                <w:noProof/>
                <w:rPrChange w:id="198" w:author="Adrien Adrien" w:date="2016-03-15T13:14:00Z">
                  <w:rPr>
                    <w:rStyle w:val="Lienhypertexte"/>
                    <w:noProof/>
                  </w:rPr>
                </w:rPrChange>
              </w:rPr>
              <w:delText>3.1</w:delText>
            </w:r>
            <w:r w:rsidDel="0073040E">
              <w:rPr>
                <w:rFonts w:eastAsiaTheme="minorEastAsia"/>
                <w:noProof/>
                <w:lang w:eastAsia="fr-FR"/>
              </w:rPr>
              <w:tab/>
            </w:r>
            <w:r w:rsidRPr="0073040E" w:rsidDel="0073040E">
              <w:rPr>
                <w:noProof/>
                <w:rPrChange w:id="199" w:author="Adrien Adrien" w:date="2016-03-15T13:14:00Z">
                  <w:rPr>
                    <w:rStyle w:val="Lienhypertexte"/>
                    <w:noProof/>
                  </w:rPr>
                </w:rPrChange>
              </w:rPr>
              <w:delText>Economiques (budgétaires)</w:delText>
            </w:r>
            <w:r w:rsidDel="0073040E">
              <w:rPr>
                <w:noProof/>
                <w:webHidden/>
              </w:rPr>
              <w:tab/>
              <w:delText>8</w:delText>
            </w:r>
          </w:del>
        </w:p>
        <w:p w14:paraId="214ED1A6" w14:textId="77777777" w:rsidR="006170D6" w:rsidDel="0073040E" w:rsidRDefault="006170D6">
          <w:pPr>
            <w:pStyle w:val="TM2"/>
            <w:tabs>
              <w:tab w:val="left" w:pos="880"/>
              <w:tab w:val="right" w:leader="dot" w:pos="9062"/>
            </w:tabs>
            <w:rPr>
              <w:del w:id="200" w:author="Adrien Adrien" w:date="2016-03-15T13:14:00Z"/>
              <w:rFonts w:eastAsiaTheme="minorEastAsia"/>
              <w:noProof/>
              <w:lang w:eastAsia="fr-FR"/>
            </w:rPr>
          </w:pPr>
          <w:del w:id="201" w:author="Adrien Adrien" w:date="2016-03-15T13:14:00Z">
            <w:r w:rsidRPr="0073040E" w:rsidDel="0073040E">
              <w:rPr>
                <w:noProof/>
                <w:rPrChange w:id="202" w:author="Adrien Adrien" w:date="2016-03-15T13:14:00Z">
                  <w:rPr>
                    <w:rStyle w:val="Lienhypertexte"/>
                    <w:noProof/>
                  </w:rPr>
                </w:rPrChange>
              </w:rPr>
              <w:delText>3.2</w:delText>
            </w:r>
            <w:r w:rsidDel="0073040E">
              <w:rPr>
                <w:rFonts w:eastAsiaTheme="minorEastAsia"/>
                <w:noProof/>
                <w:lang w:eastAsia="fr-FR"/>
              </w:rPr>
              <w:tab/>
            </w:r>
            <w:r w:rsidRPr="0073040E" w:rsidDel="0073040E">
              <w:rPr>
                <w:noProof/>
                <w:rPrChange w:id="203" w:author="Adrien Adrien" w:date="2016-03-15T13:14:00Z">
                  <w:rPr>
                    <w:rStyle w:val="Lienhypertexte"/>
                    <w:noProof/>
                  </w:rPr>
                </w:rPrChange>
              </w:rPr>
              <w:delText>Environnementales</w:delText>
            </w:r>
            <w:r w:rsidDel="0073040E">
              <w:rPr>
                <w:noProof/>
                <w:webHidden/>
              </w:rPr>
              <w:tab/>
              <w:delText>8</w:delText>
            </w:r>
          </w:del>
        </w:p>
        <w:p w14:paraId="67CD8F04" w14:textId="77777777" w:rsidR="006170D6" w:rsidDel="0073040E" w:rsidRDefault="006170D6">
          <w:pPr>
            <w:pStyle w:val="TM2"/>
            <w:tabs>
              <w:tab w:val="left" w:pos="880"/>
              <w:tab w:val="right" w:leader="dot" w:pos="9062"/>
            </w:tabs>
            <w:rPr>
              <w:del w:id="204" w:author="Adrien Adrien" w:date="2016-03-15T13:14:00Z"/>
              <w:rFonts w:eastAsiaTheme="minorEastAsia"/>
              <w:noProof/>
              <w:lang w:eastAsia="fr-FR"/>
            </w:rPr>
          </w:pPr>
          <w:del w:id="205" w:author="Adrien Adrien" w:date="2016-03-15T13:14:00Z">
            <w:r w:rsidRPr="0073040E" w:rsidDel="0073040E">
              <w:rPr>
                <w:noProof/>
                <w:rPrChange w:id="206" w:author="Adrien Adrien" w:date="2016-03-15T13:14:00Z">
                  <w:rPr>
                    <w:rStyle w:val="Lienhypertexte"/>
                    <w:noProof/>
                  </w:rPr>
                </w:rPrChange>
              </w:rPr>
              <w:delText>3.3</w:delText>
            </w:r>
            <w:r w:rsidDel="0073040E">
              <w:rPr>
                <w:rFonts w:eastAsiaTheme="minorEastAsia"/>
                <w:noProof/>
                <w:lang w:eastAsia="fr-FR"/>
              </w:rPr>
              <w:tab/>
            </w:r>
            <w:r w:rsidRPr="0073040E" w:rsidDel="0073040E">
              <w:rPr>
                <w:noProof/>
                <w:rPrChange w:id="207" w:author="Adrien Adrien" w:date="2016-03-15T13:14:00Z">
                  <w:rPr>
                    <w:rStyle w:val="Lienhypertexte"/>
                    <w:noProof/>
                  </w:rPr>
                </w:rPrChange>
              </w:rPr>
              <w:delText>Sécuritaires</w:delText>
            </w:r>
            <w:r w:rsidDel="0073040E">
              <w:rPr>
                <w:noProof/>
                <w:webHidden/>
              </w:rPr>
              <w:tab/>
              <w:delText>8</w:delText>
            </w:r>
          </w:del>
        </w:p>
        <w:p w14:paraId="53F471C1" w14:textId="77777777" w:rsidR="006170D6" w:rsidDel="0073040E" w:rsidRDefault="006170D6">
          <w:pPr>
            <w:pStyle w:val="TM2"/>
            <w:tabs>
              <w:tab w:val="left" w:pos="880"/>
              <w:tab w:val="right" w:leader="dot" w:pos="9062"/>
            </w:tabs>
            <w:rPr>
              <w:del w:id="208" w:author="Adrien Adrien" w:date="2016-03-15T13:14:00Z"/>
              <w:rFonts w:eastAsiaTheme="minorEastAsia"/>
              <w:noProof/>
              <w:lang w:eastAsia="fr-FR"/>
            </w:rPr>
          </w:pPr>
          <w:del w:id="209" w:author="Adrien Adrien" w:date="2016-03-15T13:14:00Z">
            <w:r w:rsidRPr="0073040E" w:rsidDel="0073040E">
              <w:rPr>
                <w:noProof/>
                <w:rPrChange w:id="210" w:author="Adrien Adrien" w:date="2016-03-15T13:14:00Z">
                  <w:rPr>
                    <w:rStyle w:val="Lienhypertexte"/>
                    <w:noProof/>
                  </w:rPr>
                </w:rPrChange>
              </w:rPr>
              <w:delText>3.4</w:delText>
            </w:r>
            <w:r w:rsidDel="0073040E">
              <w:rPr>
                <w:rFonts w:eastAsiaTheme="minorEastAsia"/>
                <w:noProof/>
                <w:lang w:eastAsia="fr-FR"/>
              </w:rPr>
              <w:tab/>
            </w:r>
            <w:r w:rsidRPr="0073040E" w:rsidDel="0073040E">
              <w:rPr>
                <w:noProof/>
                <w:rPrChange w:id="211" w:author="Adrien Adrien" w:date="2016-03-15T13:14:00Z">
                  <w:rPr>
                    <w:rStyle w:val="Lienhypertexte"/>
                    <w:noProof/>
                  </w:rPr>
                </w:rPrChange>
              </w:rPr>
              <w:delText>Industrielles</w:delText>
            </w:r>
            <w:r w:rsidDel="0073040E">
              <w:rPr>
                <w:noProof/>
                <w:webHidden/>
              </w:rPr>
              <w:tab/>
              <w:delText>9</w:delText>
            </w:r>
          </w:del>
        </w:p>
        <w:p w14:paraId="63BCE921" w14:textId="77777777" w:rsidR="006170D6" w:rsidDel="0073040E" w:rsidRDefault="006170D6">
          <w:pPr>
            <w:pStyle w:val="TM3"/>
            <w:tabs>
              <w:tab w:val="left" w:pos="1320"/>
              <w:tab w:val="right" w:leader="dot" w:pos="9062"/>
            </w:tabs>
            <w:rPr>
              <w:del w:id="212" w:author="Adrien Adrien" w:date="2016-03-15T13:14:00Z"/>
              <w:rFonts w:eastAsiaTheme="minorEastAsia"/>
              <w:noProof/>
              <w:lang w:eastAsia="fr-FR"/>
            </w:rPr>
          </w:pPr>
          <w:del w:id="213" w:author="Adrien Adrien" w:date="2016-03-15T13:14:00Z">
            <w:r w:rsidRPr="0073040E" w:rsidDel="0073040E">
              <w:rPr>
                <w:noProof/>
                <w:rPrChange w:id="214" w:author="Adrien Adrien" w:date="2016-03-15T13:14:00Z">
                  <w:rPr>
                    <w:rStyle w:val="Lienhypertexte"/>
                    <w:noProof/>
                  </w:rPr>
                </w:rPrChange>
              </w:rPr>
              <w:delText>3.4.1</w:delText>
            </w:r>
            <w:r w:rsidDel="0073040E">
              <w:rPr>
                <w:rFonts w:eastAsiaTheme="minorEastAsia"/>
                <w:noProof/>
                <w:lang w:eastAsia="fr-FR"/>
              </w:rPr>
              <w:tab/>
            </w:r>
            <w:r w:rsidRPr="0073040E" w:rsidDel="0073040E">
              <w:rPr>
                <w:noProof/>
                <w:rPrChange w:id="215" w:author="Adrien Adrien" w:date="2016-03-15T13:14:00Z">
                  <w:rPr>
                    <w:rStyle w:val="Lienhypertexte"/>
                    <w:noProof/>
                  </w:rPr>
                </w:rPrChange>
              </w:rPr>
              <w:delText>Hébergement du site</w:delText>
            </w:r>
            <w:r w:rsidDel="0073040E">
              <w:rPr>
                <w:noProof/>
                <w:webHidden/>
              </w:rPr>
              <w:tab/>
              <w:delText>9</w:delText>
            </w:r>
          </w:del>
        </w:p>
        <w:p w14:paraId="61488608" w14:textId="77777777" w:rsidR="006170D6" w:rsidDel="0073040E" w:rsidRDefault="006170D6">
          <w:pPr>
            <w:pStyle w:val="TM3"/>
            <w:tabs>
              <w:tab w:val="left" w:pos="1320"/>
              <w:tab w:val="right" w:leader="dot" w:pos="9062"/>
            </w:tabs>
            <w:rPr>
              <w:del w:id="216" w:author="Adrien Adrien" w:date="2016-03-15T13:14:00Z"/>
              <w:rFonts w:eastAsiaTheme="minorEastAsia"/>
              <w:noProof/>
              <w:lang w:eastAsia="fr-FR"/>
            </w:rPr>
          </w:pPr>
          <w:del w:id="217" w:author="Adrien Adrien" w:date="2016-03-15T13:14:00Z">
            <w:r w:rsidRPr="0073040E" w:rsidDel="0073040E">
              <w:rPr>
                <w:noProof/>
                <w:rPrChange w:id="218" w:author="Adrien Adrien" w:date="2016-03-15T13:14:00Z">
                  <w:rPr>
                    <w:rStyle w:val="Lienhypertexte"/>
                    <w:noProof/>
                  </w:rPr>
                </w:rPrChange>
              </w:rPr>
              <w:delText>3.4.2</w:delText>
            </w:r>
            <w:r w:rsidDel="0073040E">
              <w:rPr>
                <w:rFonts w:eastAsiaTheme="minorEastAsia"/>
                <w:noProof/>
                <w:lang w:eastAsia="fr-FR"/>
              </w:rPr>
              <w:tab/>
            </w:r>
            <w:r w:rsidRPr="0073040E" w:rsidDel="0073040E">
              <w:rPr>
                <w:noProof/>
                <w:rPrChange w:id="219" w:author="Adrien Adrien" w:date="2016-03-15T13:14:00Z">
                  <w:rPr>
                    <w:rStyle w:val="Lienhypertexte"/>
                    <w:noProof/>
                  </w:rPr>
                </w:rPrChange>
              </w:rPr>
              <w:delText>Serveur</w:delText>
            </w:r>
            <w:r w:rsidDel="0073040E">
              <w:rPr>
                <w:noProof/>
                <w:webHidden/>
              </w:rPr>
              <w:tab/>
              <w:delText>9</w:delText>
            </w:r>
          </w:del>
        </w:p>
        <w:p w14:paraId="364AC217" w14:textId="77777777" w:rsidR="006170D6" w:rsidDel="0073040E" w:rsidRDefault="006170D6">
          <w:pPr>
            <w:pStyle w:val="TM3"/>
            <w:tabs>
              <w:tab w:val="left" w:pos="1320"/>
              <w:tab w:val="right" w:leader="dot" w:pos="9062"/>
            </w:tabs>
            <w:rPr>
              <w:del w:id="220" w:author="Adrien Adrien" w:date="2016-03-15T13:14:00Z"/>
              <w:rFonts w:eastAsiaTheme="minorEastAsia"/>
              <w:noProof/>
              <w:lang w:eastAsia="fr-FR"/>
            </w:rPr>
          </w:pPr>
          <w:del w:id="221" w:author="Adrien Adrien" w:date="2016-03-15T13:14:00Z">
            <w:r w:rsidRPr="0073040E" w:rsidDel="0073040E">
              <w:rPr>
                <w:noProof/>
                <w:rPrChange w:id="222" w:author="Adrien Adrien" w:date="2016-03-15T13:14:00Z">
                  <w:rPr>
                    <w:rStyle w:val="Lienhypertexte"/>
                    <w:noProof/>
                  </w:rPr>
                </w:rPrChange>
              </w:rPr>
              <w:delText>3.4.3</w:delText>
            </w:r>
            <w:r w:rsidDel="0073040E">
              <w:rPr>
                <w:rFonts w:eastAsiaTheme="minorEastAsia"/>
                <w:noProof/>
                <w:lang w:eastAsia="fr-FR"/>
              </w:rPr>
              <w:tab/>
            </w:r>
            <w:r w:rsidRPr="0073040E" w:rsidDel="0073040E">
              <w:rPr>
                <w:noProof/>
                <w:rPrChange w:id="223" w:author="Adrien Adrien" w:date="2016-03-15T13:14:00Z">
                  <w:rPr>
                    <w:rStyle w:val="Lienhypertexte"/>
                    <w:noProof/>
                  </w:rPr>
                </w:rPrChange>
              </w:rPr>
              <w:delText>Nom du domaine</w:delText>
            </w:r>
            <w:r w:rsidDel="0073040E">
              <w:rPr>
                <w:noProof/>
                <w:webHidden/>
              </w:rPr>
              <w:tab/>
              <w:delText>9</w:delText>
            </w:r>
          </w:del>
        </w:p>
        <w:p w14:paraId="6D04B662" w14:textId="77777777" w:rsidR="006170D6" w:rsidDel="0073040E" w:rsidRDefault="006170D6">
          <w:pPr>
            <w:pStyle w:val="TM2"/>
            <w:tabs>
              <w:tab w:val="left" w:pos="880"/>
              <w:tab w:val="right" w:leader="dot" w:pos="9062"/>
            </w:tabs>
            <w:rPr>
              <w:del w:id="224" w:author="Adrien Adrien" w:date="2016-03-15T13:14:00Z"/>
              <w:rFonts w:eastAsiaTheme="minorEastAsia"/>
              <w:noProof/>
              <w:lang w:eastAsia="fr-FR"/>
            </w:rPr>
          </w:pPr>
          <w:del w:id="225" w:author="Adrien Adrien" w:date="2016-03-15T13:14:00Z">
            <w:r w:rsidRPr="0073040E" w:rsidDel="0073040E">
              <w:rPr>
                <w:noProof/>
                <w:rPrChange w:id="226" w:author="Adrien Adrien" w:date="2016-03-15T13:14:00Z">
                  <w:rPr>
                    <w:rStyle w:val="Lienhypertexte"/>
                    <w:noProof/>
                  </w:rPr>
                </w:rPrChange>
              </w:rPr>
              <w:delText>3.5</w:delText>
            </w:r>
            <w:r w:rsidDel="0073040E">
              <w:rPr>
                <w:rFonts w:eastAsiaTheme="minorEastAsia"/>
                <w:noProof/>
                <w:lang w:eastAsia="fr-FR"/>
              </w:rPr>
              <w:tab/>
            </w:r>
            <w:r w:rsidRPr="0073040E" w:rsidDel="0073040E">
              <w:rPr>
                <w:noProof/>
                <w:rPrChange w:id="227" w:author="Adrien Adrien" w:date="2016-03-15T13:14:00Z">
                  <w:rPr>
                    <w:rStyle w:val="Lienhypertexte"/>
                    <w:noProof/>
                  </w:rPr>
                </w:rPrChange>
              </w:rPr>
              <w:delText>Ma</w:delText>
            </w:r>
            <w:r w:rsidRPr="0073040E" w:rsidDel="0073040E">
              <w:rPr>
                <w:noProof/>
                <w:rPrChange w:id="228" w:author="Adrien Adrien" w:date="2016-03-15T13:14:00Z">
                  <w:rPr>
                    <w:rStyle w:val="Lienhypertexte"/>
                    <w:noProof/>
                  </w:rPr>
                </w:rPrChange>
              </w:rPr>
              <w:delText>t</w:delText>
            </w:r>
            <w:r w:rsidRPr="0073040E" w:rsidDel="0073040E">
              <w:rPr>
                <w:noProof/>
                <w:rPrChange w:id="229" w:author="Adrien Adrien" w:date="2016-03-15T13:14:00Z">
                  <w:rPr>
                    <w:rStyle w:val="Lienhypertexte"/>
                    <w:noProof/>
                  </w:rPr>
                </w:rPrChange>
              </w:rPr>
              <w:delText>éri</w:delText>
            </w:r>
            <w:r w:rsidRPr="0073040E" w:rsidDel="0073040E">
              <w:rPr>
                <w:noProof/>
                <w:rPrChange w:id="230" w:author="Adrien Adrien" w:date="2016-03-15T13:14:00Z">
                  <w:rPr>
                    <w:rStyle w:val="Lienhypertexte"/>
                    <w:noProof/>
                  </w:rPr>
                </w:rPrChange>
              </w:rPr>
              <w:delText>e</w:delText>
            </w:r>
            <w:r w:rsidRPr="0073040E" w:rsidDel="0073040E">
              <w:rPr>
                <w:noProof/>
                <w:rPrChange w:id="231" w:author="Adrien Adrien" w:date="2016-03-15T13:14:00Z">
                  <w:rPr>
                    <w:rStyle w:val="Lienhypertexte"/>
                    <w:noProof/>
                  </w:rPr>
                </w:rPrChange>
              </w:rPr>
              <w:delText>lles</w:delText>
            </w:r>
            <w:r w:rsidDel="0073040E">
              <w:rPr>
                <w:noProof/>
                <w:webHidden/>
              </w:rPr>
              <w:tab/>
              <w:delText>10</w:delText>
            </w:r>
          </w:del>
        </w:p>
        <w:p w14:paraId="68D5B91F" w14:textId="77777777" w:rsidR="006170D6" w:rsidDel="0073040E" w:rsidRDefault="006170D6">
          <w:pPr>
            <w:pStyle w:val="TM3"/>
            <w:tabs>
              <w:tab w:val="left" w:pos="1320"/>
              <w:tab w:val="right" w:leader="dot" w:pos="9062"/>
            </w:tabs>
            <w:rPr>
              <w:del w:id="232" w:author="Adrien Adrien" w:date="2016-03-15T13:14:00Z"/>
              <w:rFonts w:eastAsiaTheme="minorEastAsia"/>
              <w:noProof/>
              <w:lang w:eastAsia="fr-FR"/>
            </w:rPr>
          </w:pPr>
          <w:del w:id="233" w:author="Adrien Adrien" w:date="2016-03-15T13:14:00Z">
            <w:r w:rsidRPr="0073040E" w:rsidDel="0073040E">
              <w:rPr>
                <w:noProof/>
                <w:rPrChange w:id="234" w:author="Adrien Adrien" w:date="2016-03-15T13:14:00Z">
                  <w:rPr>
                    <w:rStyle w:val="Lienhypertexte"/>
                    <w:noProof/>
                  </w:rPr>
                </w:rPrChange>
              </w:rPr>
              <w:delText>3.5.1</w:delText>
            </w:r>
            <w:r w:rsidDel="0073040E">
              <w:rPr>
                <w:rFonts w:eastAsiaTheme="minorEastAsia"/>
                <w:noProof/>
                <w:lang w:eastAsia="fr-FR"/>
              </w:rPr>
              <w:tab/>
            </w:r>
            <w:r w:rsidRPr="0073040E" w:rsidDel="0073040E">
              <w:rPr>
                <w:noProof/>
                <w:rPrChange w:id="235" w:author="Adrien Adrien" w:date="2016-03-15T13:14:00Z">
                  <w:rPr>
                    <w:rStyle w:val="Lienhypertexte"/>
                    <w:noProof/>
                  </w:rPr>
                </w:rPrChange>
              </w:rPr>
              <w:delText>Ergonomie</w:delText>
            </w:r>
            <w:r w:rsidDel="0073040E">
              <w:rPr>
                <w:noProof/>
                <w:webHidden/>
              </w:rPr>
              <w:tab/>
              <w:delText>10</w:delText>
            </w:r>
          </w:del>
        </w:p>
        <w:p w14:paraId="6A2BCD46" w14:textId="77777777" w:rsidR="006170D6" w:rsidDel="0073040E" w:rsidRDefault="006170D6">
          <w:pPr>
            <w:pStyle w:val="TM3"/>
            <w:tabs>
              <w:tab w:val="left" w:pos="1320"/>
              <w:tab w:val="right" w:leader="dot" w:pos="9062"/>
            </w:tabs>
            <w:rPr>
              <w:del w:id="236" w:author="Adrien Adrien" w:date="2016-03-15T13:14:00Z"/>
              <w:rFonts w:eastAsiaTheme="minorEastAsia"/>
              <w:noProof/>
              <w:lang w:eastAsia="fr-FR"/>
            </w:rPr>
          </w:pPr>
          <w:del w:id="237" w:author="Adrien Adrien" w:date="2016-03-15T13:14:00Z">
            <w:r w:rsidRPr="0073040E" w:rsidDel="0073040E">
              <w:rPr>
                <w:noProof/>
                <w:rPrChange w:id="238" w:author="Adrien Adrien" w:date="2016-03-15T13:14:00Z">
                  <w:rPr>
                    <w:rStyle w:val="Lienhypertexte"/>
                    <w:noProof/>
                  </w:rPr>
                </w:rPrChange>
              </w:rPr>
              <w:delText>3.5.2</w:delText>
            </w:r>
            <w:r w:rsidDel="0073040E">
              <w:rPr>
                <w:rFonts w:eastAsiaTheme="minorEastAsia"/>
                <w:noProof/>
                <w:lang w:eastAsia="fr-FR"/>
              </w:rPr>
              <w:tab/>
            </w:r>
            <w:r w:rsidRPr="0073040E" w:rsidDel="0073040E">
              <w:rPr>
                <w:noProof/>
                <w:rPrChange w:id="239" w:author="Adrien Adrien" w:date="2016-03-15T13:14:00Z">
                  <w:rPr>
                    <w:rStyle w:val="Lienhypertexte"/>
                    <w:noProof/>
                  </w:rPr>
                </w:rPrChange>
              </w:rPr>
              <w:delText>Module de communication</w:delText>
            </w:r>
            <w:r w:rsidDel="0073040E">
              <w:rPr>
                <w:noProof/>
                <w:webHidden/>
              </w:rPr>
              <w:tab/>
              <w:delText>10</w:delText>
            </w:r>
          </w:del>
        </w:p>
        <w:p w14:paraId="2D6EEFAA" w14:textId="77777777" w:rsidR="006170D6" w:rsidDel="0073040E" w:rsidRDefault="006170D6">
          <w:pPr>
            <w:pStyle w:val="TM3"/>
            <w:tabs>
              <w:tab w:val="left" w:pos="1320"/>
              <w:tab w:val="right" w:leader="dot" w:pos="9062"/>
            </w:tabs>
            <w:rPr>
              <w:del w:id="240" w:author="Adrien Adrien" w:date="2016-03-15T13:14:00Z"/>
              <w:rFonts w:eastAsiaTheme="minorEastAsia"/>
              <w:noProof/>
              <w:lang w:eastAsia="fr-FR"/>
            </w:rPr>
          </w:pPr>
          <w:del w:id="241" w:author="Adrien Adrien" w:date="2016-03-15T13:14:00Z">
            <w:r w:rsidRPr="0073040E" w:rsidDel="0073040E">
              <w:rPr>
                <w:noProof/>
                <w:rPrChange w:id="242" w:author="Adrien Adrien" w:date="2016-03-15T13:14:00Z">
                  <w:rPr>
                    <w:rStyle w:val="Lienhypertexte"/>
                    <w:noProof/>
                  </w:rPr>
                </w:rPrChange>
              </w:rPr>
              <w:delText>3.5.3</w:delText>
            </w:r>
            <w:r w:rsidDel="0073040E">
              <w:rPr>
                <w:rFonts w:eastAsiaTheme="minorEastAsia"/>
                <w:noProof/>
                <w:lang w:eastAsia="fr-FR"/>
              </w:rPr>
              <w:tab/>
            </w:r>
            <w:r w:rsidRPr="0073040E" w:rsidDel="0073040E">
              <w:rPr>
                <w:noProof/>
                <w:rPrChange w:id="243" w:author="Adrien Adrien" w:date="2016-03-15T13:14:00Z">
                  <w:rPr>
                    <w:rStyle w:val="Lienhypertexte"/>
                    <w:noProof/>
                  </w:rPr>
                </w:rPrChange>
              </w:rPr>
              <w:delText>Types de données</w:delText>
            </w:r>
            <w:r w:rsidDel="0073040E">
              <w:rPr>
                <w:noProof/>
                <w:webHidden/>
              </w:rPr>
              <w:tab/>
              <w:delText>10</w:delText>
            </w:r>
          </w:del>
        </w:p>
        <w:p w14:paraId="13ED228E" w14:textId="77777777" w:rsidR="006170D6" w:rsidDel="0073040E" w:rsidRDefault="006170D6">
          <w:pPr>
            <w:pStyle w:val="TM3"/>
            <w:tabs>
              <w:tab w:val="left" w:pos="1320"/>
              <w:tab w:val="right" w:leader="dot" w:pos="9062"/>
            </w:tabs>
            <w:rPr>
              <w:del w:id="244" w:author="Adrien Adrien" w:date="2016-03-15T13:14:00Z"/>
              <w:rFonts w:eastAsiaTheme="minorEastAsia"/>
              <w:noProof/>
              <w:lang w:eastAsia="fr-FR"/>
            </w:rPr>
          </w:pPr>
          <w:del w:id="245" w:author="Adrien Adrien" w:date="2016-03-15T13:14:00Z">
            <w:r w:rsidRPr="0073040E" w:rsidDel="0073040E">
              <w:rPr>
                <w:noProof/>
                <w:rPrChange w:id="246" w:author="Adrien Adrien" w:date="2016-03-15T13:14:00Z">
                  <w:rPr>
                    <w:rStyle w:val="Lienhypertexte"/>
                    <w:noProof/>
                  </w:rPr>
                </w:rPrChange>
              </w:rPr>
              <w:delText>3.5.4</w:delText>
            </w:r>
            <w:r w:rsidDel="0073040E">
              <w:rPr>
                <w:rFonts w:eastAsiaTheme="minorEastAsia"/>
                <w:noProof/>
                <w:lang w:eastAsia="fr-FR"/>
              </w:rPr>
              <w:tab/>
            </w:r>
            <w:r w:rsidRPr="0073040E" w:rsidDel="0073040E">
              <w:rPr>
                <w:noProof/>
                <w:rPrChange w:id="247" w:author="Adrien Adrien" w:date="2016-03-15T13:14:00Z">
                  <w:rPr>
                    <w:rStyle w:val="Lienhypertexte"/>
                    <w:noProof/>
                  </w:rPr>
                </w:rPrChange>
              </w:rPr>
              <w:delText>Base de données</w:delText>
            </w:r>
            <w:r w:rsidDel="0073040E">
              <w:rPr>
                <w:noProof/>
                <w:webHidden/>
              </w:rPr>
              <w:tab/>
              <w:delText>10</w:delText>
            </w:r>
          </w:del>
        </w:p>
        <w:p w14:paraId="0B53543E" w14:textId="77777777" w:rsidR="006170D6" w:rsidDel="0073040E" w:rsidRDefault="006170D6">
          <w:pPr>
            <w:pStyle w:val="TM3"/>
            <w:tabs>
              <w:tab w:val="left" w:pos="1320"/>
              <w:tab w:val="right" w:leader="dot" w:pos="9062"/>
            </w:tabs>
            <w:rPr>
              <w:del w:id="248" w:author="Adrien Adrien" w:date="2016-03-15T13:14:00Z"/>
              <w:rFonts w:eastAsiaTheme="minorEastAsia"/>
              <w:noProof/>
              <w:lang w:eastAsia="fr-FR"/>
            </w:rPr>
          </w:pPr>
          <w:del w:id="249" w:author="Adrien Adrien" w:date="2016-03-15T13:14:00Z">
            <w:r w:rsidRPr="0073040E" w:rsidDel="0073040E">
              <w:rPr>
                <w:noProof/>
                <w:rPrChange w:id="250" w:author="Adrien Adrien" w:date="2016-03-15T13:14:00Z">
                  <w:rPr>
                    <w:rStyle w:val="Lienhypertexte"/>
                    <w:noProof/>
                  </w:rPr>
                </w:rPrChange>
              </w:rPr>
              <w:delText>3.5.5</w:delText>
            </w:r>
            <w:r w:rsidDel="0073040E">
              <w:rPr>
                <w:rFonts w:eastAsiaTheme="minorEastAsia"/>
                <w:noProof/>
                <w:lang w:eastAsia="fr-FR"/>
              </w:rPr>
              <w:tab/>
            </w:r>
            <w:r w:rsidRPr="0073040E" w:rsidDel="0073040E">
              <w:rPr>
                <w:noProof/>
                <w:rPrChange w:id="251" w:author="Adrien Adrien" w:date="2016-03-15T13:14:00Z">
                  <w:rPr>
                    <w:rStyle w:val="Lienhypertexte"/>
                    <w:noProof/>
                  </w:rPr>
                </w:rPrChange>
              </w:rPr>
              <w:delText>Charte graphique</w:delText>
            </w:r>
            <w:r w:rsidDel="0073040E">
              <w:rPr>
                <w:noProof/>
                <w:webHidden/>
              </w:rPr>
              <w:tab/>
              <w:delText>10</w:delText>
            </w:r>
          </w:del>
        </w:p>
        <w:p w14:paraId="16D379E9" w14:textId="77777777" w:rsidR="006170D6" w:rsidDel="0073040E" w:rsidRDefault="006170D6">
          <w:pPr>
            <w:pStyle w:val="TM3"/>
            <w:tabs>
              <w:tab w:val="left" w:pos="1320"/>
              <w:tab w:val="right" w:leader="dot" w:pos="9062"/>
            </w:tabs>
            <w:rPr>
              <w:del w:id="252" w:author="Adrien Adrien" w:date="2016-03-15T13:14:00Z"/>
              <w:rFonts w:eastAsiaTheme="minorEastAsia"/>
              <w:noProof/>
              <w:lang w:eastAsia="fr-FR"/>
            </w:rPr>
          </w:pPr>
          <w:del w:id="253" w:author="Adrien Adrien" w:date="2016-03-15T13:14:00Z">
            <w:r w:rsidRPr="0073040E" w:rsidDel="0073040E">
              <w:rPr>
                <w:rFonts w:ascii="Times New Roman" w:hAnsi="Times New Roman" w:cs="Times New Roman"/>
                <w:noProof/>
                <w:rPrChange w:id="254" w:author="Adrien Adrien" w:date="2016-03-15T13:14:00Z">
                  <w:rPr>
                    <w:rStyle w:val="Lienhypertexte"/>
                    <w:rFonts w:ascii="Times New Roman" w:hAnsi="Times New Roman" w:cs="Times New Roman"/>
                    <w:noProof/>
                  </w:rPr>
                </w:rPrChange>
              </w:rPr>
              <w:delText>3.5.6</w:delText>
            </w:r>
            <w:r w:rsidDel="0073040E">
              <w:rPr>
                <w:rFonts w:eastAsiaTheme="minorEastAsia"/>
                <w:noProof/>
                <w:lang w:eastAsia="fr-FR"/>
              </w:rPr>
              <w:tab/>
            </w:r>
            <w:r w:rsidRPr="0073040E" w:rsidDel="0073040E">
              <w:rPr>
                <w:noProof/>
                <w:rPrChange w:id="255" w:author="Adrien Adrien" w:date="2016-03-15T13:14:00Z">
                  <w:rPr>
                    <w:rStyle w:val="Lienhypertexte"/>
                    <w:noProof/>
                  </w:rPr>
                </w:rPrChange>
              </w:rPr>
              <w:delText>Déclinaison thématique</w:delText>
            </w:r>
            <w:r w:rsidDel="0073040E">
              <w:rPr>
                <w:noProof/>
                <w:webHidden/>
              </w:rPr>
              <w:tab/>
              <w:delText>10</w:delText>
            </w:r>
          </w:del>
        </w:p>
        <w:p w14:paraId="49F899A4" w14:textId="77777777" w:rsidR="006170D6" w:rsidDel="0073040E" w:rsidRDefault="006170D6">
          <w:pPr>
            <w:pStyle w:val="TM3"/>
            <w:tabs>
              <w:tab w:val="left" w:pos="1320"/>
              <w:tab w:val="right" w:leader="dot" w:pos="9062"/>
            </w:tabs>
            <w:rPr>
              <w:del w:id="256" w:author="Adrien Adrien" w:date="2016-03-15T13:14:00Z"/>
              <w:rFonts w:eastAsiaTheme="minorEastAsia"/>
              <w:noProof/>
              <w:lang w:eastAsia="fr-FR"/>
            </w:rPr>
          </w:pPr>
          <w:del w:id="257" w:author="Adrien Adrien" w:date="2016-03-15T13:14:00Z">
            <w:r w:rsidRPr="0073040E" w:rsidDel="0073040E">
              <w:rPr>
                <w:noProof/>
                <w:rPrChange w:id="258" w:author="Adrien Adrien" w:date="2016-03-15T13:14:00Z">
                  <w:rPr>
                    <w:rStyle w:val="Lienhypertexte"/>
                    <w:noProof/>
                  </w:rPr>
                </w:rPrChange>
              </w:rPr>
              <w:delText>3.5.7</w:delText>
            </w:r>
            <w:r w:rsidDel="0073040E">
              <w:rPr>
                <w:rFonts w:eastAsiaTheme="minorEastAsia"/>
                <w:noProof/>
                <w:lang w:eastAsia="fr-FR"/>
              </w:rPr>
              <w:tab/>
            </w:r>
            <w:r w:rsidRPr="0073040E" w:rsidDel="0073040E">
              <w:rPr>
                <w:noProof/>
                <w:rPrChange w:id="259" w:author="Adrien Adrien" w:date="2016-03-15T13:14:00Z">
                  <w:rPr>
                    <w:rStyle w:val="Lienhypertexte"/>
                    <w:noProof/>
                  </w:rPr>
                </w:rPrChange>
              </w:rPr>
              <w:delText>Site web adaptatif – site responsive</w:delText>
            </w:r>
            <w:r w:rsidDel="0073040E">
              <w:rPr>
                <w:noProof/>
                <w:webHidden/>
              </w:rPr>
              <w:tab/>
              <w:delText>10</w:delText>
            </w:r>
          </w:del>
        </w:p>
        <w:p w14:paraId="612AF2AE" w14:textId="77777777" w:rsidR="006170D6" w:rsidDel="0073040E" w:rsidRDefault="006170D6">
          <w:pPr>
            <w:pStyle w:val="TM3"/>
            <w:tabs>
              <w:tab w:val="left" w:pos="1320"/>
              <w:tab w:val="right" w:leader="dot" w:pos="9062"/>
            </w:tabs>
            <w:rPr>
              <w:del w:id="260" w:author="Adrien Adrien" w:date="2016-03-15T13:14:00Z"/>
              <w:rFonts w:eastAsiaTheme="minorEastAsia"/>
              <w:noProof/>
              <w:lang w:eastAsia="fr-FR"/>
            </w:rPr>
          </w:pPr>
          <w:del w:id="261" w:author="Adrien Adrien" w:date="2016-03-15T13:14:00Z">
            <w:r w:rsidRPr="0073040E" w:rsidDel="0073040E">
              <w:rPr>
                <w:noProof/>
                <w:rPrChange w:id="262" w:author="Adrien Adrien" w:date="2016-03-15T13:14:00Z">
                  <w:rPr>
                    <w:rStyle w:val="Lienhypertexte"/>
                    <w:noProof/>
                  </w:rPr>
                </w:rPrChange>
              </w:rPr>
              <w:delText>3.5.8</w:delText>
            </w:r>
            <w:r w:rsidDel="0073040E">
              <w:rPr>
                <w:rFonts w:eastAsiaTheme="minorEastAsia"/>
                <w:noProof/>
                <w:lang w:eastAsia="fr-FR"/>
              </w:rPr>
              <w:tab/>
            </w:r>
            <w:r w:rsidRPr="0073040E" w:rsidDel="0073040E">
              <w:rPr>
                <w:noProof/>
                <w:rPrChange w:id="263" w:author="Adrien Adrien" w:date="2016-03-15T13:14:00Z">
                  <w:rPr>
                    <w:rStyle w:val="Lienhypertexte"/>
                    <w:noProof/>
                  </w:rPr>
                </w:rPrChange>
              </w:rPr>
              <w:delText>Le contenu</w:delText>
            </w:r>
            <w:r w:rsidDel="0073040E">
              <w:rPr>
                <w:noProof/>
                <w:webHidden/>
              </w:rPr>
              <w:tab/>
              <w:delText>10</w:delText>
            </w:r>
          </w:del>
        </w:p>
        <w:p w14:paraId="47ACEFB4" w14:textId="77777777" w:rsidR="006170D6" w:rsidDel="0073040E" w:rsidRDefault="006170D6">
          <w:pPr>
            <w:pStyle w:val="TM3"/>
            <w:tabs>
              <w:tab w:val="left" w:pos="1320"/>
              <w:tab w:val="right" w:leader="dot" w:pos="9062"/>
            </w:tabs>
            <w:rPr>
              <w:del w:id="264" w:author="Adrien Adrien" w:date="2016-03-15T13:14:00Z"/>
              <w:rFonts w:eastAsiaTheme="minorEastAsia"/>
              <w:noProof/>
              <w:lang w:eastAsia="fr-FR"/>
            </w:rPr>
          </w:pPr>
          <w:del w:id="265" w:author="Adrien Adrien" w:date="2016-03-15T13:14:00Z">
            <w:r w:rsidRPr="0073040E" w:rsidDel="0073040E">
              <w:rPr>
                <w:noProof/>
                <w:rPrChange w:id="266" w:author="Adrien Adrien" w:date="2016-03-15T13:14:00Z">
                  <w:rPr>
                    <w:rStyle w:val="Lienhypertexte"/>
                    <w:noProof/>
                  </w:rPr>
                </w:rPrChange>
              </w:rPr>
              <w:delText>3.5.9</w:delText>
            </w:r>
            <w:r w:rsidDel="0073040E">
              <w:rPr>
                <w:rFonts w:eastAsiaTheme="minorEastAsia"/>
                <w:noProof/>
                <w:lang w:eastAsia="fr-FR"/>
              </w:rPr>
              <w:tab/>
            </w:r>
            <w:r w:rsidRPr="0073040E" w:rsidDel="0073040E">
              <w:rPr>
                <w:noProof/>
                <w:rPrChange w:id="267" w:author="Adrien Adrien" w:date="2016-03-15T13:14:00Z">
                  <w:rPr>
                    <w:rStyle w:val="Lienhypertexte"/>
                    <w:noProof/>
                  </w:rPr>
                </w:rPrChange>
              </w:rPr>
              <w:delText>Profils d’accès</w:delText>
            </w:r>
            <w:r w:rsidDel="0073040E">
              <w:rPr>
                <w:noProof/>
                <w:webHidden/>
              </w:rPr>
              <w:tab/>
              <w:delText>11</w:delText>
            </w:r>
          </w:del>
        </w:p>
        <w:p w14:paraId="507494D8" w14:textId="77777777" w:rsidR="006170D6" w:rsidDel="0073040E" w:rsidRDefault="006170D6">
          <w:pPr>
            <w:pStyle w:val="TM3"/>
            <w:tabs>
              <w:tab w:val="left" w:pos="1320"/>
              <w:tab w:val="right" w:leader="dot" w:pos="9062"/>
            </w:tabs>
            <w:rPr>
              <w:del w:id="268" w:author="Adrien Adrien" w:date="2016-03-15T13:14:00Z"/>
              <w:rFonts w:eastAsiaTheme="minorEastAsia"/>
              <w:noProof/>
              <w:lang w:eastAsia="fr-FR"/>
            </w:rPr>
          </w:pPr>
          <w:del w:id="269" w:author="Adrien Adrien" w:date="2016-03-15T13:14:00Z">
            <w:r w:rsidRPr="0073040E" w:rsidDel="0073040E">
              <w:rPr>
                <w:noProof/>
                <w:rPrChange w:id="270" w:author="Adrien Adrien" w:date="2016-03-15T13:14:00Z">
                  <w:rPr>
                    <w:rStyle w:val="Lienhypertexte"/>
                    <w:noProof/>
                  </w:rPr>
                </w:rPrChange>
              </w:rPr>
              <w:delText>3.5.10</w:delText>
            </w:r>
            <w:r w:rsidDel="0073040E">
              <w:rPr>
                <w:rFonts w:eastAsiaTheme="minorEastAsia"/>
                <w:noProof/>
                <w:lang w:eastAsia="fr-FR"/>
              </w:rPr>
              <w:tab/>
            </w:r>
            <w:r w:rsidRPr="0073040E" w:rsidDel="0073040E">
              <w:rPr>
                <w:noProof/>
                <w:rPrChange w:id="271" w:author="Adrien Adrien" w:date="2016-03-15T13:14:00Z">
                  <w:rPr>
                    <w:rStyle w:val="Lienhypertexte"/>
                    <w:noProof/>
                  </w:rPr>
                </w:rPrChange>
              </w:rPr>
              <w:delText>La gestion du contenu</w:delText>
            </w:r>
            <w:r w:rsidDel="0073040E">
              <w:rPr>
                <w:noProof/>
                <w:webHidden/>
              </w:rPr>
              <w:tab/>
              <w:delText>11</w:delText>
            </w:r>
          </w:del>
        </w:p>
        <w:p w14:paraId="237F151C" w14:textId="77777777" w:rsidR="006170D6" w:rsidDel="0073040E" w:rsidRDefault="006170D6">
          <w:pPr>
            <w:pStyle w:val="TM3"/>
            <w:tabs>
              <w:tab w:val="left" w:pos="1320"/>
              <w:tab w:val="right" w:leader="dot" w:pos="9062"/>
            </w:tabs>
            <w:rPr>
              <w:del w:id="272" w:author="Adrien Adrien" w:date="2016-03-15T13:14:00Z"/>
              <w:rFonts w:eastAsiaTheme="minorEastAsia"/>
              <w:noProof/>
              <w:lang w:eastAsia="fr-FR"/>
            </w:rPr>
          </w:pPr>
          <w:del w:id="273" w:author="Adrien Adrien" w:date="2016-03-15T13:14:00Z">
            <w:r w:rsidRPr="0073040E" w:rsidDel="0073040E">
              <w:rPr>
                <w:noProof/>
                <w:rPrChange w:id="274" w:author="Adrien Adrien" w:date="2016-03-15T13:14:00Z">
                  <w:rPr>
                    <w:rStyle w:val="Lienhypertexte"/>
                    <w:noProof/>
                  </w:rPr>
                </w:rPrChange>
              </w:rPr>
              <w:delText>3.5.11</w:delText>
            </w:r>
            <w:r w:rsidDel="0073040E">
              <w:rPr>
                <w:rFonts w:eastAsiaTheme="minorEastAsia"/>
                <w:noProof/>
                <w:lang w:eastAsia="fr-FR"/>
              </w:rPr>
              <w:tab/>
            </w:r>
            <w:r w:rsidRPr="0073040E" w:rsidDel="0073040E">
              <w:rPr>
                <w:noProof/>
                <w:rPrChange w:id="275" w:author="Adrien Adrien" w:date="2016-03-15T13:14:00Z">
                  <w:rPr>
                    <w:rStyle w:val="Lienhypertexte"/>
                    <w:noProof/>
                  </w:rPr>
                </w:rPrChange>
              </w:rPr>
              <w:delText>Arborescence du site</w:delText>
            </w:r>
            <w:r w:rsidDel="0073040E">
              <w:rPr>
                <w:noProof/>
                <w:webHidden/>
              </w:rPr>
              <w:tab/>
              <w:delText>11</w:delText>
            </w:r>
          </w:del>
        </w:p>
        <w:p w14:paraId="5D59A990" w14:textId="77777777" w:rsidR="006170D6" w:rsidDel="0073040E" w:rsidRDefault="006170D6">
          <w:pPr>
            <w:pStyle w:val="TM1"/>
            <w:tabs>
              <w:tab w:val="right" w:leader="dot" w:pos="9062"/>
            </w:tabs>
            <w:rPr>
              <w:del w:id="276" w:author="Adrien Adrien" w:date="2016-03-15T13:14:00Z"/>
              <w:rFonts w:eastAsiaTheme="minorEastAsia"/>
              <w:noProof/>
              <w:lang w:eastAsia="fr-FR"/>
            </w:rPr>
          </w:pPr>
          <w:del w:id="277" w:author="Adrien Adrien" w:date="2016-03-15T13:14:00Z">
            <w:r w:rsidRPr="0073040E" w:rsidDel="0073040E">
              <w:rPr>
                <w:rFonts w:eastAsia="Times New Roman"/>
                <w:noProof/>
                <w:lang w:eastAsia="fr-FR"/>
                <w:rPrChange w:id="278" w:author="Adrien Adrien" w:date="2016-03-15T13:14:00Z">
                  <w:rPr>
                    <w:rStyle w:val="Lienhypertexte"/>
                    <w:rFonts w:eastAsia="Times New Roman"/>
                    <w:noProof/>
                    <w:lang w:eastAsia="fr-FR"/>
                  </w:rPr>
                </w:rPrChange>
              </w:rPr>
              <w:delText>Annexe1 : Diagramme de classes</w:delText>
            </w:r>
            <w:r w:rsidDel="0073040E">
              <w:rPr>
                <w:noProof/>
                <w:webHidden/>
              </w:rPr>
              <w:tab/>
              <w:delText>17</w:delText>
            </w:r>
          </w:del>
        </w:p>
        <w:p w14:paraId="53CAE3B6" w14:textId="77777777" w:rsidR="006170D6" w:rsidDel="0073040E" w:rsidRDefault="006170D6">
          <w:pPr>
            <w:pStyle w:val="TM1"/>
            <w:tabs>
              <w:tab w:val="right" w:leader="dot" w:pos="9062"/>
            </w:tabs>
            <w:rPr>
              <w:del w:id="279" w:author="Adrien Adrien" w:date="2016-03-15T13:14:00Z"/>
              <w:rFonts w:eastAsiaTheme="minorEastAsia"/>
              <w:noProof/>
              <w:lang w:eastAsia="fr-FR"/>
            </w:rPr>
          </w:pPr>
          <w:del w:id="280" w:author="Adrien Adrien" w:date="2016-03-15T13:14:00Z">
            <w:r w:rsidRPr="0073040E" w:rsidDel="0073040E">
              <w:rPr>
                <w:noProof/>
                <w:lang w:eastAsia="fr-FR"/>
                <w:rPrChange w:id="281" w:author="Adrien Adrien" w:date="2016-03-15T13:14:00Z">
                  <w:rPr>
                    <w:rStyle w:val="Lienhypertexte"/>
                    <w:noProof/>
                    <w:lang w:eastAsia="fr-FR"/>
                  </w:rPr>
                </w:rPrChange>
              </w:rPr>
              <w:delText>Annexe2 : Diagramme de cas d’utilisation</w:delText>
            </w:r>
            <w:r w:rsidDel="0073040E">
              <w:rPr>
                <w:noProof/>
                <w:webHidden/>
              </w:rPr>
              <w:tab/>
              <w:delText>18</w:delText>
            </w:r>
          </w:del>
        </w:p>
        <w:p w14:paraId="298E9443" w14:textId="77777777" w:rsidR="006170D6" w:rsidDel="0073040E" w:rsidRDefault="006170D6">
          <w:pPr>
            <w:pStyle w:val="TM1"/>
            <w:tabs>
              <w:tab w:val="right" w:leader="dot" w:pos="9062"/>
            </w:tabs>
            <w:rPr>
              <w:del w:id="282" w:author="Adrien Adrien" w:date="2016-03-15T13:14:00Z"/>
              <w:rFonts w:eastAsiaTheme="minorEastAsia"/>
              <w:noProof/>
              <w:lang w:eastAsia="fr-FR"/>
            </w:rPr>
          </w:pPr>
          <w:del w:id="283" w:author="Adrien Adrien" w:date="2016-03-15T13:14:00Z">
            <w:r w:rsidRPr="0073040E" w:rsidDel="0073040E">
              <w:rPr>
                <w:noProof/>
                <w:lang w:eastAsia="fr-FR"/>
                <w:rPrChange w:id="284" w:author="Adrien Adrien" w:date="2016-03-15T13:14:00Z">
                  <w:rPr>
                    <w:rStyle w:val="Lienhypertexte"/>
                    <w:noProof/>
                    <w:lang w:eastAsia="fr-FR"/>
                  </w:rPr>
                </w:rPrChange>
              </w:rPr>
              <w:delText>Annexe 3 : Digrammes de séquence</w:delText>
            </w:r>
            <w:r w:rsidDel="0073040E">
              <w:rPr>
                <w:noProof/>
                <w:webHidden/>
              </w:rPr>
              <w:tab/>
              <w:delText>19</w:delText>
            </w:r>
          </w:del>
        </w:p>
        <w:p w14:paraId="5DDA8B54" w14:textId="77777777" w:rsidR="006170D6" w:rsidDel="0073040E" w:rsidRDefault="006170D6">
          <w:pPr>
            <w:pStyle w:val="TM2"/>
            <w:tabs>
              <w:tab w:val="right" w:leader="dot" w:pos="9062"/>
            </w:tabs>
            <w:rPr>
              <w:del w:id="285" w:author="Adrien Adrien" w:date="2016-03-15T13:14:00Z"/>
              <w:rFonts w:eastAsiaTheme="minorEastAsia"/>
              <w:noProof/>
              <w:lang w:eastAsia="fr-FR"/>
            </w:rPr>
          </w:pPr>
          <w:del w:id="286" w:author="Adrien Adrien" w:date="2016-03-15T13:14:00Z">
            <w:r w:rsidRPr="0073040E" w:rsidDel="0073040E">
              <w:rPr>
                <w:noProof/>
                <w:lang w:eastAsia="fr-FR"/>
                <w:rPrChange w:id="287" w:author="Adrien Adrien" w:date="2016-03-15T13:14:00Z">
                  <w:rPr>
                    <w:rStyle w:val="Lienhypertexte"/>
                    <w:noProof/>
                    <w:lang w:eastAsia="fr-FR"/>
                  </w:rPr>
                </w:rPrChange>
              </w:rPr>
              <w:delText>Consultation des salles</w:delText>
            </w:r>
            <w:r w:rsidDel="0073040E">
              <w:rPr>
                <w:noProof/>
                <w:webHidden/>
              </w:rPr>
              <w:tab/>
              <w:delText>19</w:delText>
            </w:r>
          </w:del>
        </w:p>
        <w:p w14:paraId="2420102D" w14:textId="77777777" w:rsidR="006170D6" w:rsidDel="0073040E" w:rsidRDefault="006170D6">
          <w:pPr>
            <w:pStyle w:val="TM2"/>
            <w:tabs>
              <w:tab w:val="right" w:leader="dot" w:pos="9062"/>
            </w:tabs>
            <w:rPr>
              <w:del w:id="288" w:author="Adrien Adrien" w:date="2016-03-15T13:14:00Z"/>
              <w:rFonts w:eastAsiaTheme="minorEastAsia"/>
              <w:noProof/>
              <w:lang w:eastAsia="fr-FR"/>
            </w:rPr>
          </w:pPr>
          <w:del w:id="289" w:author="Adrien Adrien" w:date="2016-03-15T13:14:00Z">
            <w:r w:rsidRPr="0073040E" w:rsidDel="0073040E">
              <w:rPr>
                <w:noProof/>
                <w:lang w:eastAsia="fr-FR"/>
                <w:rPrChange w:id="290" w:author="Adrien Adrien" w:date="2016-03-15T13:14:00Z">
                  <w:rPr>
                    <w:rStyle w:val="Lienhypertexte"/>
                    <w:noProof/>
                    <w:lang w:eastAsia="fr-FR"/>
                  </w:rPr>
                </w:rPrChange>
              </w:rPr>
              <w:delText>Création compte utilisateur</w:delText>
            </w:r>
            <w:r w:rsidDel="0073040E">
              <w:rPr>
                <w:noProof/>
                <w:webHidden/>
              </w:rPr>
              <w:tab/>
              <w:delText>20</w:delText>
            </w:r>
          </w:del>
        </w:p>
        <w:p w14:paraId="7D194F15" w14:textId="77777777" w:rsidR="006170D6" w:rsidDel="0073040E" w:rsidRDefault="006170D6">
          <w:pPr>
            <w:pStyle w:val="TM2"/>
            <w:tabs>
              <w:tab w:val="right" w:leader="dot" w:pos="9062"/>
            </w:tabs>
            <w:rPr>
              <w:del w:id="291" w:author="Adrien Adrien" w:date="2016-03-15T13:14:00Z"/>
              <w:rFonts w:eastAsiaTheme="minorEastAsia"/>
              <w:noProof/>
              <w:lang w:eastAsia="fr-FR"/>
            </w:rPr>
          </w:pPr>
          <w:del w:id="292" w:author="Adrien Adrien" w:date="2016-03-15T13:14:00Z">
            <w:r w:rsidRPr="0073040E" w:rsidDel="0073040E">
              <w:rPr>
                <w:noProof/>
                <w:lang w:eastAsia="fr-FR"/>
                <w:rPrChange w:id="293" w:author="Adrien Adrien" w:date="2016-03-15T13:14:00Z">
                  <w:rPr>
                    <w:rStyle w:val="Lienhypertexte"/>
                    <w:noProof/>
                    <w:lang w:eastAsia="fr-FR"/>
                  </w:rPr>
                </w:rPrChange>
              </w:rPr>
              <w:delText>Authentification</w:delText>
            </w:r>
            <w:r w:rsidDel="0073040E">
              <w:rPr>
                <w:noProof/>
                <w:webHidden/>
              </w:rPr>
              <w:tab/>
              <w:delText>21</w:delText>
            </w:r>
          </w:del>
        </w:p>
        <w:p w14:paraId="4EFBD66F" w14:textId="77777777" w:rsidR="006170D6" w:rsidDel="0073040E" w:rsidRDefault="006170D6">
          <w:pPr>
            <w:pStyle w:val="TM2"/>
            <w:tabs>
              <w:tab w:val="right" w:leader="dot" w:pos="9062"/>
            </w:tabs>
            <w:rPr>
              <w:del w:id="294" w:author="Adrien Adrien" w:date="2016-03-15T13:14:00Z"/>
              <w:rFonts w:eastAsiaTheme="minorEastAsia"/>
              <w:noProof/>
              <w:lang w:eastAsia="fr-FR"/>
            </w:rPr>
          </w:pPr>
          <w:del w:id="295" w:author="Adrien Adrien" w:date="2016-03-15T13:14:00Z">
            <w:r w:rsidRPr="0073040E" w:rsidDel="0073040E">
              <w:rPr>
                <w:noProof/>
                <w:lang w:eastAsia="fr-FR"/>
                <w:rPrChange w:id="296" w:author="Adrien Adrien" w:date="2016-03-15T13:14:00Z">
                  <w:rPr>
                    <w:rStyle w:val="Lienhypertexte"/>
                    <w:noProof/>
                    <w:lang w:eastAsia="fr-FR"/>
                  </w:rPr>
                </w:rPrChange>
              </w:rPr>
              <w:delText>Réservation des salles</w:delText>
            </w:r>
            <w:r w:rsidDel="0073040E">
              <w:rPr>
                <w:noProof/>
                <w:webHidden/>
              </w:rPr>
              <w:tab/>
              <w:delText>22</w:delText>
            </w:r>
          </w:del>
        </w:p>
        <w:p w14:paraId="2E5E3944" w14:textId="77777777" w:rsidR="006170D6" w:rsidDel="0073040E" w:rsidRDefault="006170D6">
          <w:pPr>
            <w:pStyle w:val="TM2"/>
            <w:tabs>
              <w:tab w:val="right" w:leader="dot" w:pos="9062"/>
            </w:tabs>
            <w:rPr>
              <w:del w:id="297" w:author="Adrien Adrien" w:date="2016-03-15T13:14:00Z"/>
              <w:rFonts w:eastAsiaTheme="minorEastAsia"/>
              <w:noProof/>
              <w:lang w:eastAsia="fr-FR"/>
            </w:rPr>
          </w:pPr>
          <w:del w:id="298" w:author="Adrien Adrien" w:date="2016-03-15T13:14:00Z">
            <w:r w:rsidRPr="0073040E" w:rsidDel="0073040E">
              <w:rPr>
                <w:noProof/>
                <w:lang w:eastAsia="fr-FR"/>
                <w:rPrChange w:id="299" w:author="Adrien Adrien" w:date="2016-03-15T13:14:00Z">
                  <w:rPr>
                    <w:rStyle w:val="Lienhypertexte"/>
                    <w:noProof/>
                    <w:lang w:eastAsia="fr-FR"/>
                  </w:rPr>
                </w:rPrChange>
              </w:rPr>
              <w:delText>Consultation emploi du temps – Profil « Agent municipal »</w:delText>
            </w:r>
            <w:r w:rsidDel="0073040E">
              <w:rPr>
                <w:noProof/>
                <w:webHidden/>
              </w:rPr>
              <w:tab/>
              <w:delText>23</w:delText>
            </w:r>
          </w:del>
        </w:p>
        <w:p w14:paraId="6FC7B07B" w14:textId="77777777" w:rsidR="006170D6" w:rsidDel="0073040E" w:rsidRDefault="006170D6">
          <w:pPr>
            <w:pStyle w:val="TM1"/>
            <w:tabs>
              <w:tab w:val="right" w:leader="dot" w:pos="9062"/>
            </w:tabs>
            <w:rPr>
              <w:del w:id="300" w:author="Adrien Adrien" w:date="2016-03-15T13:14:00Z"/>
              <w:rFonts w:eastAsiaTheme="minorEastAsia"/>
              <w:noProof/>
              <w:lang w:eastAsia="fr-FR"/>
            </w:rPr>
          </w:pPr>
          <w:del w:id="301" w:author="Adrien Adrien" w:date="2016-03-15T13:14:00Z">
            <w:r w:rsidRPr="0073040E" w:rsidDel="0073040E">
              <w:rPr>
                <w:noProof/>
                <w:lang w:eastAsia="fr-FR"/>
                <w:rPrChange w:id="302" w:author="Adrien Adrien" w:date="2016-03-15T13:14:00Z">
                  <w:rPr>
                    <w:rStyle w:val="Lienhypertexte"/>
                    <w:noProof/>
                    <w:lang w:eastAsia="fr-FR"/>
                  </w:rPr>
                </w:rPrChange>
              </w:rPr>
              <w:delText>Annexe 4 : Diagramme d’activité – administrateur</w:delText>
            </w:r>
            <w:r w:rsidDel="0073040E">
              <w:rPr>
                <w:noProof/>
                <w:webHidden/>
              </w:rPr>
              <w:tab/>
              <w:delText>24</w:delText>
            </w:r>
          </w:del>
        </w:p>
        <w:p w14:paraId="5ACA4329" w14:textId="77777777" w:rsidR="007E25FE" w:rsidRDefault="007E25FE">
          <w:r>
            <w:rPr>
              <w:b/>
              <w:bCs/>
            </w:rPr>
            <w:fldChar w:fldCharType="end"/>
          </w:r>
        </w:p>
      </w:sdtContent>
    </w:sdt>
    <w:p w14:paraId="1C7F6C11" w14:textId="77777777" w:rsidR="000D5087" w:rsidRPr="00CE4F69" w:rsidRDefault="00260892" w:rsidP="00CE4F69">
      <w:pPr>
        <w:jc w:val="cente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r w:rsidR="000D5087" w:rsidRPr="00FE66AA">
        <w:rPr>
          <w:b/>
          <w:color w:val="0070C0"/>
          <w:sz w:val="32"/>
          <w:szCs w:val="32"/>
        </w:rPr>
        <w:lastRenderedPageBreak/>
        <w:t>Cahier des charges</w:t>
      </w:r>
    </w:p>
    <w:p w14:paraId="5F61786E" w14:textId="77777777" w:rsidR="000D5087" w:rsidRPr="00FE66AA" w:rsidRDefault="000D5087" w:rsidP="00FE66AA">
      <w:pPr>
        <w:spacing w:after="0"/>
        <w:jc w:val="center"/>
        <w:rPr>
          <w:b/>
          <w:color w:val="0070C0"/>
          <w:sz w:val="32"/>
          <w:szCs w:val="32"/>
        </w:rPr>
      </w:pPr>
      <w:r w:rsidRPr="00FE66AA">
        <w:rPr>
          <w:b/>
          <w:color w:val="0070C0"/>
          <w:sz w:val="32"/>
          <w:szCs w:val="32"/>
        </w:rPr>
        <w:t>Informatisation du service de location de salles municipales</w:t>
      </w:r>
    </w:p>
    <w:p w14:paraId="3955ECE7" w14:textId="77777777" w:rsidR="00F832FF" w:rsidRPr="007D2E50" w:rsidRDefault="00FE66AA" w:rsidP="00ED1396">
      <w:pPr>
        <w:pStyle w:val="Titre1"/>
        <w:numPr>
          <w:ilvl w:val="0"/>
          <w:numId w:val="30"/>
        </w:numPr>
      </w:pPr>
      <w:bookmarkStart w:id="303" w:name="_Toc445810997"/>
      <w:r>
        <w:t>Description du projet</w:t>
      </w:r>
      <w:bookmarkEnd w:id="303"/>
    </w:p>
    <w:p w14:paraId="306E24B3" w14:textId="77777777" w:rsidR="00F832FF" w:rsidRPr="007D2E50" w:rsidRDefault="00F832FF"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Ce projet a pour but la réalisation d’un site WEB permettant la réservation et la gestion des locations des salles.</w:t>
      </w:r>
      <w:r w:rsidR="00F74843" w:rsidRPr="007D2E50">
        <w:rPr>
          <w:rFonts w:ascii="Times New Roman" w:eastAsia="Times New Roman" w:hAnsi="Times New Roman" w:cs="Times New Roman"/>
          <w:color w:val="000000"/>
          <w:lang w:eastAsia="fr-FR"/>
        </w:rPr>
        <w:t xml:space="preserve"> </w:t>
      </w:r>
      <w:r w:rsidR="00F74843" w:rsidRPr="00CF738C">
        <w:rPr>
          <w:rFonts w:ascii="Times New Roman" w:eastAsia="Times New Roman" w:hAnsi="Times New Roman" w:cs="Times New Roman"/>
          <w:color w:val="000000"/>
          <w:lang w:eastAsia="fr-FR"/>
        </w:rPr>
        <w:t>Un tarif sera mis à la disposition du client, mais la facturation</w:t>
      </w:r>
      <w:r w:rsidR="008E2009" w:rsidRPr="00CF738C">
        <w:rPr>
          <w:rFonts w:ascii="Times New Roman" w:eastAsia="Times New Roman" w:hAnsi="Times New Roman" w:cs="Times New Roman"/>
          <w:color w:val="000000"/>
          <w:lang w:eastAsia="fr-FR"/>
        </w:rPr>
        <w:t xml:space="preserve"> et la comptabilisation des réservations ne sont pas </w:t>
      </w:r>
      <w:r w:rsidR="00CF738C" w:rsidRPr="00CF738C">
        <w:rPr>
          <w:rFonts w:ascii="Times New Roman" w:eastAsia="Times New Roman" w:hAnsi="Times New Roman" w:cs="Times New Roman"/>
          <w:color w:val="000000"/>
          <w:lang w:eastAsia="fr-FR"/>
        </w:rPr>
        <w:t>incluse</w:t>
      </w:r>
      <w:r w:rsidR="00CF738C">
        <w:rPr>
          <w:rFonts w:ascii="Times New Roman" w:eastAsia="Times New Roman" w:hAnsi="Times New Roman" w:cs="Times New Roman"/>
          <w:color w:val="000000"/>
          <w:lang w:eastAsia="fr-FR"/>
        </w:rPr>
        <w:t>s</w:t>
      </w:r>
      <w:r w:rsidR="008E2009" w:rsidRPr="00CF738C">
        <w:rPr>
          <w:rFonts w:ascii="Times New Roman" w:eastAsia="Times New Roman" w:hAnsi="Times New Roman" w:cs="Times New Roman"/>
          <w:color w:val="000000"/>
          <w:lang w:eastAsia="fr-FR"/>
        </w:rPr>
        <w:t xml:space="preserve"> dans ce projet.</w:t>
      </w:r>
    </w:p>
    <w:p w14:paraId="0C82A525" w14:textId="77777777" w:rsidR="00031152" w:rsidRPr="00CF738C" w:rsidRDefault="00ED1396" w:rsidP="00ED1396">
      <w:pPr>
        <w:pStyle w:val="Titre2"/>
        <w:rPr>
          <w:rFonts w:eastAsia="Times New Roman"/>
          <w:lang w:eastAsia="fr-FR"/>
        </w:rPr>
      </w:pPr>
      <w:bookmarkStart w:id="304" w:name="_Toc445810998"/>
      <w:r>
        <w:rPr>
          <w:rFonts w:eastAsia="Times New Roman"/>
          <w:lang w:eastAsia="fr-FR"/>
        </w:rPr>
        <w:t xml:space="preserve">1.1 </w:t>
      </w:r>
      <w:r w:rsidR="007F6673" w:rsidRPr="00CF738C">
        <w:rPr>
          <w:rFonts w:eastAsia="Times New Roman"/>
          <w:lang w:eastAsia="fr-FR"/>
        </w:rPr>
        <w:t>Expression du besoin</w:t>
      </w:r>
      <w:bookmarkEnd w:id="304"/>
    </w:p>
    <w:p w14:paraId="0B06462D" w14:textId="77777777" w:rsidR="008679AF" w:rsidRPr="00CF738C" w:rsidRDefault="00031152" w:rsidP="00CF738C">
      <w:pPr>
        <w:spacing w:before="100" w:beforeAutospacing="1" w:after="100" w:afterAutospacing="1" w:line="240" w:lineRule="auto"/>
        <w:jc w:val="both"/>
        <w:rPr>
          <w:rFonts w:ascii="Times New Roman" w:eastAsia="Times New Roman" w:hAnsi="Times New Roman" w:cs="Times New Roman"/>
          <w:color w:val="000000"/>
          <w:lang w:eastAsia="fr-FR"/>
        </w:rPr>
      </w:pPr>
      <w:r w:rsidRPr="00CF738C">
        <w:rPr>
          <w:rFonts w:ascii="Times New Roman" w:eastAsia="Times New Roman" w:hAnsi="Times New Roman" w:cs="Times New Roman"/>
          <w:color w:val="000000"/>
          <w:lang w:eastAsia="fr-FR"/>
        </w:rPr>
        <w:t xml:space="preserve">Aujourd’hui, la location d’une salle </w:t>
      </w:r>
      <w:r w:rsidR="00576FF3" w:rsidRPr="00CF738C">
        <w:rPr>
          <w:rFonts w:ascii="Times New Roman" w:eastAsia="Times New Roman" w:hAnsi="Times New Roman" w:cs="Times New Roman"/>
          <w:color w:val="000000"/>
          <w:lang w:eastAsia="fr-FR"/>
        </w:rPr>
        <w:t>implique</w:t>
      </w:r>
      <w:r w:rsidRPr="00CF738C">
        <w:rPr>
          <w:rFonts w:ascii="Times New Roman" w:eastAsia="Times New Roman" w:hAnsi="Times New Roman" w:cs="Times New Roman"/>
          <w:color w:val="000000"/>
          <w:lang w:eastAsia="fr-FR"/>
        </w:rPr>
        <w:t xml:space="preserve"> beaucoup de traitements </w:t>
      </w:r>
      <w:r w:rsidR="00576FF3" w:rsidRPr="00CF738C">
        <w:rPr>
          <w:rFonts w:ascii="Times New Roman" w:eastAsia="Times New Roman" w:hAnsi="Times New Roman" w:cs="Times New Roman"/>
          <w:color w:val="000000"/>
          <w:lang w:eastAsia="fr-FR"/>
        </w:rPr>
        <w:t>artisanaux</w:t>
      </w:r>
      <w:r w:rsidR="00DB18DA" w:rsidRPr="00CF738C">
        <w:rPr>
          <w:rFonts w:ascii="Times New Roman" w:eastAsia="Times New Roman" w:hAnsi="Times New Roman" w:cs="Times New Roman"/>
          <w:color w:val="000000"/>
          <w:lang w:eastAsia="fr-FR"/>
        </w:rPr>
        <w:t>, ce qu’entraine un coût élevé de gestion des demandes de location.</w:t>
      </w:r>
      <w:r w:rsidR="004B66F2" w:rsidRPr="00CF738C">
        <w:rPr>
          <w:rFonts w:ascii="Times New Roman" w:eastAsia="Times New Roman" w:hAnsi="Times New Roman" w:cs="Times New Roman"/>
          <w:color w:val="000000"/>
          <w:lang w:eastAsia="fr-FR"/>
        </w:rPr>
        <w:t xml:space="preserve"> </w:t>
      </w:r>
    </w:p>
    <w:p w14:paraId="0ABED5A3" w14:textId="77777777" w:rsidR="00576FF3" w:rsidRPr="007D2E50" w:rsidRDefault="00576FF3" w:rsidP="00812559">
      <w:pPr>
        <w:pStyle w:val="NormalWeb"/>
        <w:ind w:left="72"/>
        <w:jc w:val="both"/>
        <w:rPr>
          <w:color w:val="000000"/>
          <w:sz w:val="22"/>
          <w:szCs w:val="22"/>
        </w:rPr>
      </w:pPr>
      <w:r w:rsidRPr="007D2E50">
        <w:rPr>
          <w:color w:val="000000"/>
          <w:sz w:val="22"/>
          <w:szCs w:val="22"/>
        </w:rPr>
        <w:t>L’ensemble des documents entrants et sortants sont gérés manuellement</w:t>
      </w:r>
      <w:r w:rsidR="0096052F" w:rsidRPr="007D2E50">
        <w:rPr>
          <w:color w:val="000000"/>
          <w:sz w:val="22"/>
          <w:szCs w:val="22"/>
        </w:rPr>
        <w:t xml:space="preserve"> et</w:t>
      </w:r>
      <w:r w:rsidR="008679AF" w:rsidRPr="007D2E50">
        <w:rPr>
          <w:color w:val="000000"/>
          <w:sz w:val="22"/>
          <w:szCs w:val="22"/>
        </w:rPr>
        <w:t xml:space="preserve"> un archivage physique est mis en place</w:t>
      </w:r>
      <w:r w:rsidR="00DB18DA" w:rsidRPr="007D2E50">
        <w:rPr>
          <w:color w:val="000000"/>
          <w:sz w:val="22"/>
          <w:szCs w:val="22"/>
        </w:rPr>
        <w:t xml:space="preserve">. Cette situation ne facilite pas le travail des </w:t>
      </w:r>
      <w:r w:rsidR="00F63318" w:rsidRPr="007D2E50">
        <w:rPr>
          <w:color w:val="000000"/>
          <w:sz w:val="22"/>
          <w:szCs w:val="22"/>
        </w:rPr>
        <w:t>employés</w:t>
      </w:r>
      <w:r w:rsidR="00DB18DA" w:rsidRPr="007D2E50">
        <w:rPr>
          <w:color w:val="000000"/>
          <w:sz w:val="22"/>
          <w:szCs w:val="22"/>
        </w:rPr>
        <w:t xml:space="preserve"> et </w:t>
      </w:r>
      <w:r w:rsidRPr="007D2E50">
        <w:rPr>
          <w:color w:val="000000"/>
          <w:sz w:val="22"/>
          <w:szCs w:val="22"/>
        </w:rPr>
        <w:t xml:space="preserve">implique une efficacité réduite du travail effectué. </w:t>
      </w:r>
    </w:p>
    <w:p w14:paraId="561684E9" w14:textId="77777777" w:rsidR="008679AF" w:rsidRPr="007D2E50" w:rsidRDefault="008679AF" w:rsidP="00812559">
      <w:pPr>
        <w:pStyle w:val="NormalWeb"/>
        <w:ind w:left="72"/>
        <w:jc w:val="both"/>
        <w:rPr>
          <w:color w:val="000000"/>
          <w:sz w:val="22"/>
          <w:szCs w:val="22"/>
        </w:rPr>
      </w:pPr>
      <w:r w:rsidRPr="007D2E50">
        <w:rPr>
          <w:color w:val="000000"/>
          <w:sz w:val="22"/>
          <w:szCs w:val="22"/>
        </w:rPr>
        <w:t xml:space="preserve">De plus, le processus existant ne permet pas de sortir un état fiable sur les réservations enregistrées pour une date donnée. A l’heure actuelle, une synthèse existe, sous forme d’un fichier Excel maintenu par le service de location et alimenté par les données fournies périodiquement par les acteurs du service et les agents municipaux. </w:t>
      </w:r>
    </w:p>
    <w:p w14:paraId="38F5CF6A" w14:textId="77777777" w:rsidR="008679AF" w:rsidRPr="007D2E50" w:rsidRDefault="008679AF" w:rsidP="00812559">
      <w:pPr>
        <w:pStyle w:val="NormalWeb"/>
        <w:ind w:left="72"/>
        <w:jc w:val="both"/>
        <w:rPr>
          <w:color w:val="000000"/>
          <w:sz w:val="22"/>
          <w:szCs w:val="22"/>
        </w:rPr>
      </w:pPr>
      <w:r w:rsidRPr="007D2E50">
        <w:rPr>
          <w:color w:val="000000"/>
          <w:sz w:val="22"/>
          <w:szCs w:val="22"/>
        </w:rPr>
        <w:t>Ce fichier s’appuie sur des référentiels hétérogènes. Il n’est pas exhaustif et s’avère difficilement exploitable.</w:t>
      </w:r>
    </w:p>
    <w:p w14:paraId="4922D725" w14:textId="77777777" w:rsidR="008679AF" w:rsidRPr="007D2E50" w:rsidRDefault="008679AF" w:rsidP="00812559">
      <w:pPr>
        <w:pStyle w:val="NormalWeb"/>
        <w:ind w:left="72"/>
        <w:jc w:val="both"/>
        <w:rPr>
          <w:color w:val="000000"/>
          <w:sz w:val="22"/>
          <w:szCs w:val="22"/>
        </w:rPr>
      </w:pPr>
      <w:r w:rsidRPr="007D2E50">
        <w:rPr>
          <w:color w:val="000000"/>
          <w:sz w:val="22"/>
          <w:szCs w:val="22"/>
        </w:rPr>
        <w:t xml:space="preserve">Cette situation implique donc un travail important de maintenance de la part de nombreux acteurs en interne, sur lequel l’entreprise ne capitalise pas et auquel s’ajoute tout le travail chronophage de récupération et centralisation de ces données. </w:t>
      </w:r>
    </w:p>
    <w:p w14:paraId="58A484C6" w14:textId="77777777" w:rsidR="00E25327" w:rsidRPr="007D2E50" w:rsidRDefault="004B66F2" w:rsidP="00812559">
      <w:pPr>
        <w:pStyle w:val="NormalWeb"/>
        <w:ind w:left="72"/>
        <w:jc w:val="both"/>
        <w:rPr>
          <w:color w:val="000000"/>
          <w:sz w:val="22"/>
          <w:szCs w:val="22"/>
        </w:rPr>
      </w:pPr>
      <w:r w:rsidRPr="007D2E50">
        <w:rPr>
          <w:color w:val="000000"/>
          <w:sz w:val="22"/>
          <w:szCs w:val="22"/>
        </w:rPr>
        <w:t>Par ailleurs, u</w:t>
      </w:r>
      <w:r w:rsidR="00E25327" w:rsidRPr="007D2E50">
        <w:rPr>
          <w:color w:val="000000"/>
          <w:sz w:val="22"/>
          <w:szCs w:val="22"/>
        </w:rPr>
        <w:t xml:space="preserve">ne enquête a été réalisée par l’entreprise auprès de ses clients pour recueillir leurs opinions et leurs besoins par rapport à ce </w:t>
      </w:r>
      <w:r w:rsidR="008679AF" w:rsidRPr="007D2E50">
        <w:rPr>
          <w:color w:val="000000"/>
          <w:sz w:val="22"/>
          <w:szCs w:val="22"/>
        </w:rPr>
        <w:t>service</w:t>
      </w:r>
      <w:r w:rsidR="00E25327" w:rsidRPr="007D2E50">
        <w:rPr>
          <w:color w:val="000000"/>
          <w:sz w:val="22"/>
          <w:szCs w:val="22"/>
        </w:rPr>
        <w:t>. 90% des clients consid</w:t>
      </w:r>
      <w:r w:rsidR="008679AF" w:rsidRPr="007D2E50">
        <w:rPr>
          <w:color w:val="000000"/>
          <w:sz w:val="22"/>
          <w:szCs w:val="22"/>
        </w:rPr>
        <w:t xml:space="preserve">èrent que </w:t>
      </w:r>
      <w:r w:rsidR="0096052F" w:rsidRPr="007D2E50">
        <w:rPr>
          <w:color w:val="000000"/>
          <w:sz w:val="22"/>
          <w:szCs w:val="22"/>
        </w:rPr>
        <w:t xml:space="preserve">le processus existant est lourd et que </w:t>
      </w:r>
      <w:r w:rsidR="008679AF" w:rsidRPr="007D2E50">
        <w:rPr>
          <w:color w:val="000000"/>
          <w:sz w:val="22"/>
          <w:szCs w:val="22"/>
        </w:rPr>
        <w:t>la mise en place d’un</w:t>
      </w:r>
      <w:r w:rsidR="00E25327" w:rsidRPr="007D2E50">
        <w:rPr>
          <w:color w:val="000000"/>
          <w:sz w:val="22"/>
          <w:szCs w:val="22"/>
        </w:rPr>
        <w:t xml:space="preserve"> site WEB facilitera les échanges client-entreprise et simplifiera les formalités nécessaires à la réservation d’une salle.  </w:t>
      </w:r>
    </w:p>
    <w:p w14:paraId="3A869412" w14:textId="77777777" w:rsidR="007F6673" w:rsidRPr="007D2E50" w:rsidRDefault="0096052F" w:rsidP="00812559">
      <w:pPr>
        <w:pStyle w:val="NormalWeb"/>
        <w:ind w:left="72"/>
        <w:jc w:val="both"/>
        <w:rPr>
          <w:color w:val="000000"/>
          <w:sz w:val="22"/>
          <w:szCs w:val="22"/>
        </w:rPr>
      </w:pPr>
      <w:r w:rsidRPr="007D2E50">
        <w:rPr>
          <w:color w:val="000000"/>
          <w:sz w:val="22"/>
          <w:szCs w:val="22"/>
        </w:rPr>
        <w:t>L</w:t>
      </w:r>
      <w:r w:rsidR="007F6673" w:rsidRPr="007D2E50">
        <w:rPr>
          <w:color w:val="000000"/>
          <w:sz w:val="22"/>
          <w:szCs w:val="22"/>
        </w:rPr>
        <w:t xml:space="preserve">’entreprise a décidé de mettre un place un site WEB permettant la visualisation des salles disponibles et leurs réservation en ligne. </w:t>
      </w:r>
    </w:p>
    <w:p w14:paraId="57EB3ED8" w14:textId="77777777" w:rsidR="00E61C67" w:rsidRPr="00ED1396" w:rsidRDefault="00ED1396" w:rsidP="00ED1396">
      <w:pPr>
        <w:pStyle w:val="Titre2"/>
        <w:rPr>
          <w:rFonts w:eastAsia="Times New Roman"/>
          <w:lang w:eastAsia="fr-FR"/>
        </w:rPr>
      </w:pPr>
      <w:bookmarkStart w:id="305" w:name="_Toc445810999"/>
      <w:r w:rsidRPr="00ED1396">
        <w:rPr>
          <w:rFonts w:eastAsia="Times New Roman"/>
          <w:lang w:eastAsia="fr-FR"/>
        </w:rPr>
        <w:t xml:space="preserve">1.2 </w:t>
      </w:r>
      <w:r w:rsidR="001B22E5" w:rsidRPr="00ED1396">
        <w:rPr>
          <w:rFonts w:eastAsia="Times New Roman"/>
          <w:lang w:eastAsia="fr-FR"/>
        </w:rPr>
        <w:t>Objectif </w:t>
      </w:r>
      <w:r w:rsidR="0096052F" w:rsidRPr="00ED1396">
        <w:rPr>
          <w:rFonts w:eastAsia="Times New Roman"/>
          <w:lang w:eastAsia="fr-FR"/>
        </w:rPr>
        <w:t>du projet</w:t>
      </w:r>
      <w:bookmarkEnd w:id="305"/>
    </w:p>
    <w:p w14:paraId="76D6C92B" w14:textId="77777777" w:rsidR="00E61C67" w:rsidRPr="007D2E50" w:rsidRDefault="00E61C67" w:rsidP="006170D6">
      <w:pPr>
        <w:pStyle w:val="NormalWeb"/>
        <w:spacing w:after="0" w:afterAutospacing="0" w:line="276" w:lineRule="auto"/>
        <w:ind w:left="72"/>
        <w:jc w:val="both"/>
        <w:rPr>
          <w:color w:val="000000"/>
          <w:sz w:val="22"/>
          <w:szCs w:val="22"/>
        </w:rPr>
      </w:pPr>
      <w:r w:rsidRPr="007D2E50">
        <w:rPr>
          <w:color w:val="000000"/>
          <w:sz w:val="22"/>
          <w:szCs w:val="22"/>
        </w:rPr>
        <w:t xml:space="preserve">L’objectif de ce </w:t>
      </w:r>
      <w:r w:rsidR="007F6673" w:rsidRPr="007D2E50">
        <w:rPr>
          <w:color w:val="000000"/>
          <w:sz w:val="22"/>
          <w:szCs w:val="22"/>
        </w:rPr>
        <w:t>site WEB</w:t>
      </w:r>
      <w:r w:rsidRPr="007D2E50">
        <w:rPr>
          <w:color w:val="000000"/>
          <w:sz w:val="22"/>
          <w:szCs w:val="22"/>
        </w:rPr>
        <w:t xml:space="preserve">  est d’informatiser le servi</w:t>
      </w:r>
      <w:r w:rsidR="007F6673" w:rsidRPr="007D2E50">
        <w:rPr>
          <w:color w:val="000000"/>
          <w:sz w:val="22"/>
          <w:szCs w:val="22"/>
        </w:rPr>
        <w:t>ce de location de salles afin d’</w:t>
      </w:r>
      <w:r w:rsidRPr="007D2E50">
        <w:rPr>
          <w:color w:val="000000"/>
          <w:sz w:val="22"/>
          <w:szCs w:val="22"/>
        </w:rPr>
        <w:t xml:space="preserve"> : </w:t>
      </w:r>
    </w:p>
    <w:p w14:paraId="28F07B9F" w14:textId="77777777" w:rsidR="00E61C67" w:rsidRPr="007D2E50" w:rsidRDefault="00E61C67" w:rsidP="006170D6">
      <w:pPr>
        <w:numPr>
          <w:ilvl w:val="0"/>
          <w:numId w:val="2"/>
        </w:numPr>
        <w:spacing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améliorer les conditions de travail des agents ;</w:t>
      </w:r>
    </w:p>
    <w:p w14:paraId="2CC34620" w14:textId="77777777" w:rsidR="005E276E" w:rsidRPr="007D2E50" w:rsidRDefault="005E276E" w:rsidP="006170D6">
      <w:pPr>
        <w:numPr>
          <w:ilvl w:val="0"/>
          <w:numId w:val="2"/>
        </w:numPr>
        <w:spacing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répondre au mieux aux </w:t>
      </w:r>
      <w:r w:rsidR="005C2C09" w:rsidRPr="007D2E50">
        <w:rPr>
          <w:rFonts w:ascii="Times New Roman" w:eastAsia="Times New Roman" w:hAnsi="Times New Roman" w:cs="Times New Roman"/>
          <w:color w:val="000000"/>
          <w:lang w:eastAsia="fr-FR"/>
        </w:rPr>
        <w:t>besoins</w:t>
      </w:r>
      <w:r w:rsidRPr="007D2E50">
        <w:rPr>
          <w:rFonts w:ascii="Times New Roman" w:eastAsia="Times New Roman" w:hAnsi="Times New Roman" w:cs="Times New Roman"/>
          <w:color w:val="000000"/>
          <w:lang w:eastAsia="fr-FR"/>
        </w:rPr>
        <w:t xml:space="preserve"> des clients ;</w:t>
      </w:r>
    </w:p>
    <w:p w14:paraId="5A65F86A" w14:textId="77777777" w:rsidR="00E61C67" w:rsidRPr="007D2E50" w:rsidRDefault="0096052F" w:rsidP="006170D6">
      <w:pPr>
        <w:numPr>
          <w:ilvl w:val="0"/>
          <w:numId w:val="2"/>
        </w:num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augmenter </w:t>
      </w:r>
      <w:r w:rsidR="00E61C67" w:rsidRPr="007D2E50">
        <w:rPr>
          <w:rFonts w:ascii="Times New Roman" w:eastAsia="Times New Roman" w:hAnsi="Times New Roman" w:cs="Times New Roman"/>
          <w:color w:val="000000"/>
          <w:lang w:eastAsia="fr-FR"/>
        </w:rPr>
        <w:t>l’efficacité du travail effectué ;</w:t>
      </w:r>
    </w:p>
    <w:p w14:paraId="14F7DC98" w14:textId="77777777" w:rsidR="008679AF" w:rsidRPr="007D2E50" w:rsidRDefault="008679AF" w:rsidP="006170D6">
      <w:pPr>
        <w:numPr>
          <w:ilvl w:val="0"/>
          <w:numId w:val="2"/>
        </w:num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garantir la fiabilité des traitements ;</w:t>
      </w:r>
    </w:p>
    <w:p w14:paraId="03D65DC8" w14:textId="77777777" w:rsidR="0096052F" w:rsidRPr="007D2E50" w:rsidRDefault="0096052F" w:rsidP="006170D6">
      <w:pPr>
        <w:numPr>
          <w:ilvl w:val="0"/>
          <w:numId w:val="2"/>
        </w:num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réduire le coût de gestion et d’archivage ;</w:t>
      </w:r>
    </w:p>
    <w:p w14:paraId="51D87BBA" w14:textId="77777777" w:rsidR="00E61C67" w:rsidRPr="007D2E50" w:rsidRDefault="00E61C67" w:rsidP="006170D6">
      <w:pPr>
        <w:numPr>
          <w:ilvl w:val="0"/>
          <w:numId w:val="2"/>
        </w:num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obtenir des informations cohérentes</w:t>
      </w:r>
      <w:r w:rsidR="0096052F" w:rsidRPr="007D2E50">
        <w:rPr>
          <w:rFonts w:ascii="Times New Roman" w:eastAsia="Times New Roman" w:hAnsi="Times New Roman" w:cs="Times New Roman"/>
          <w:color w:val="000000"/>
          <w:lang w:eastAsia="fr-FR"/>
        </w:rPr>
        <w:t xml:space="preserve"> pour la prise de décision (reporting) et comptabilisation</w:t>
      </w:r>
      <w:r w:rsidRPr="007D2E50">
        <w:rPr>
          <w:rFonts w:ascii="Times New Roman" w:eastAsia="Times New Roman" w:hAnsi="Times New Roman" w:cs="Times New Roman"/>
          <w:color w:val="000000"/>
          <w:lang w:eastAsia="fr-FR"/>
        </w:rPr>
        <w:t>.</w:t>
      </w:r>
    </w:p>
    <w:p w14:paraId="790F5FA4" w14:textId="77777777" w:rsidR="00F832FF" w:rsidRPr="00ED1396" w:rsidRDefault="00ED1396" w:rsidP="00ED1396">
      <w:pPr>
        <w:pStyle w:val="Titre2"/>
      </w:pPr>
      <w:bookmarkStart w:id="306" w:name="_Toc445811000"/>
      <w:r w:rsidRPr="00ED1396">
        <w:lastRenderedPageBreak/>
        <w:t xml:space="preserve">1.3 </w:t>
      </w:r>
      <w:r w:rsidR="00F832FF" w:rsidRPr="00ED1396">
        <w:t>Présentation des services et du processus existant</w:t>
      </w:r>
      <w:bookmarkEnd w:id="306"/>
    </w:p>
    <w:p w14:paraId="5DD504F2" w14:textId="77777777" w:rsidR="00F832FF" w:rsidRPr="007D2E50" w:rsidRDefault="00F832FF" w:rsidP="00812559">
      <w:pPr>
        <w:pStyle w:val="NormalWeb"/>
        <w:jc w:val="both"/>
        <w:rPr>
          <w:color w:val="000000"/>
          <w:sz w:val="22"/>
          <w:szCs w:val="22"/>
        </w:rPr>
      </w:pPr>
      <w:r w:rsidRPr="007D2E50">
        <w:rPr>
          <w:b/>
          <w:color w:val="000000"/>
          <w:sz w:val="22"/>
          <w:szCs w:val="22"/>
        </w:rPr>
        <w:t>Les types de location proposés sont </w:t>
      </w:r>
      <w:r w:rsidRPr="007D2E50">
        <w:rPr>
          <w:color w:val="000000"/>
          <w:sz w:val="22"/>
          <w:szCs w:val="22"/>
        </w:rPr>
        <w:t xml:space="preserve">: </w:t>
      </w:r>
    </w:p>
    <w:p w14:paraId="502BA72F" w14:textId="77777777" w:rsidR="00F832FF" w:rsidRPr="007D2E50" w:rsidRDefault="00F832FF" w:rsidP="00812559">
      <w:pPr>
        <w:pStyle w:val="NormalWeb"/>
        <w:numPr>
          <w:ilvl w:val="0"/>
          <w:numId w:val="10"/>
        </w:numPr>
        <w:jc w:val="both"/>
        <w:rPr>
          <w:sz w:val="22"/>
          <w:szCs w:val="22"/>
        </w:rPr>
      </w:pPr>
      <w:r w:rsidRPr="007D2E50">
        <w:rPr>
          <w:color w:val="000000"/>
          <w:sz w:val="22"/>
          <w:szCs w:val="22"/>
        </w:rPr>
        <w:t xml:space="preserve">Location des locaux de moindre envergure - loués à titre gratuit </w:t>
      </w:r>
    </w:p>
    <w:p w14:paraId="35B985CD" w14:textId="77777777" w:rsidR="00F832FF" w:rsidRPr="007D2E50" w:rsidRDefault="00F832FF"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En ce qui concerne les locaux de moindre envergure, leur planning est assez rigide dans la mesure où il s’agit essentiellement de permanences ou de locaux occupés en permanence par les associations. </w:t>
      </w:r>
    </w:p>
    <w:p w14:paraId="294EC724" w14:textId="77777777" w:rsidR="00F832FF" w:rsidRPr="007D2E50" w:rsidRDefault="00F832FF"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En cas de demande pour ces salles, on consulte leur planning et selon la disponibilité </w:t>
      </w:r>
      <w:r w:rsidRPr="007D2E50">
        <w:rPr>
          <w:rFonts w:ascii="Times New Roman" w:eastAsia="Times New Roman" w:hAnsi="Times New Roman" w:cs="Times New Roman"/>
          <w:b/>
          <w:color w:val="000000"/>
          <w:lang w:eastAsia="fr-FR"/>
        </w:rPr>
        <w:t>on la loue mais à titre gratuit</w:t>
      </w:r>
      <w:r w:rsidRPr="007D2E50">
        <w:rPr>
          <w:rFonts w:ascii="Times New Roman" w:eastAsia="Times New Roman" w:hAnsi="Times New Roman" w:cs="Times New Roman"/>
          <w:color w:val="000000"/>
          <w:lang w:eastAsia="fr-FR"/>
        </w:rPr>
        <w:t>, les particuliers ne peuvent pas louer cette catégorie de salle, la priorité est donnée aux permanences.</w:t>
      </w:r>
    </w:p>
    <w:p w14:paraId="4E3A765C" w14:textId="77777777" w:rsidR="00F832FF" w:rsidRPr="007D2E50" w:rsidRDefault="00F832FF" w:rsidP="00812559">
      <w:pPr>
        <w:pStyle w:val="Paragraphedeliste"/>
        <w:numPr>
          <w:ilvl w:val="0"/>
          <w:numId w:val="10"/>
        </w:num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Location des salles payantes - avec particularités </w:t>
      </w:r>
    </w:p>
    <w:p w14:paraId="33DB8FCC" w14:textId="77777777"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Au sein de la mairie, il y a uniquement </w:t>
      </w:r>
      <w:r w:rsidRPr="007D2E50">
        <w:rPr>
          <w:rFonts w:ascii="Times New Roman" w:eastAsia="Times New Roman" w:hAnsi="Times New Roman" w:cs="Times New Roman"/>
          <w:b/>
          <w:color w:val="000000"/>
          <w:lang w:eastAsia="fr-FR"/>
        </w:rPr>
        <w:t>quatre salles payantes</w:t>
      </w:r>
      <w:r w:rsidRPr="007D2E50">
        <w:rPr>
          <w:rFonts w:ascii="Times New Roman" w:eastAsia="Times New Roman" w:hAnsi="Times New Roman" w:cs="Times New Roman"/>
          <w:color w:val="000000"/>
          <w:lang w:eastAsia="fr-FR"/>
        </w:rPr>
        <w:t xml:space="preserve"> avec certaines particularités. Ces salles payantes ne le sont pas toujours, dans la mesure où il existe un certain nombre de critères dont il faut tenir compte pour savoir si la salle sera payante ou non. </w:t>
      </w:r>
    </w:p>
    <w:p w14:paraId="09285FED" w14:textId="77777777" w:rsidR="00F832FF" w:rsidRPr="007D2E50" w:rsidRDefault="00F832FF" w:rsidP="006170D6">
      <w:pPr>
        <w:spacing w:before="100" w:before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La salle est non payante si : </w:t>
      </w:r>
    </w:p>
    <w:p w14:paraId="6CF4C044" w14:textId="77777777" w:rsidR="00F832FF" w:rsidRPr="007D2E50" w:rsidRDefault="00F832FF" w:rsidP="006170D6">
      <w:pPr>
        <w:pStyle w:val="Paragraphedeliste"/>
        <w:numPr>
          <w:ilvl w:val="0"/>
          <w:numId w:val="7"/>
        </w:numPr>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le pétitionnaire est une association à caractère non politique, il peut obtenir la gratuité de la salle à condition que la manifestation soit sans recette de toute nature. </w:t>
      </w:r>
    </w:p>
    <w:p w14:paraId="0480E140" w14:textId="77777777" w:rsidR="00F832FF" w:rsidRPr="007D2E50" w:rsidRDefault="00F832FF" w:rsidP="006170D6">
      <w:pPr>
        <w:pStyle w:val="Paragraphedeliste"/>
        <w:numPr>
          <w:ilvl w:val="0"/>
          <w:numId w:val="7"/>
        </w:numPr>
        <w:spacing w:before="100" w:before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en cas des manifestations organisées par les syndicats ouvriers, des partis politiques, anciens combattants, invalides du travail, donneurs de sang, ou bien organisés par le comité d’action culturelle et touristique ou son parrainage, ou enfin organisés par le COS (Comité d’œuvres Sociales) de la mairie et le COS des services publics locaux.</w:t>
      </w:r>
    </w:p>
    <w:p w14:paraId="5F4E0121" w14:textId="77777777" w:rsidR="00F832FF" w:rsidRPr="007D2E50" w:rsidRDefault="00F832FF" w:rsidP="00812559">
      <w:pPr>
        <w:pStyle w:val="Paragraphedeliste"/>
        <w:spacing w:before="100" w:beforeAutospacing="1" w:after="100" w:afterAutospacing="1" w:line="240" w:lineRule="auto"/>
        <w:jc w:val="both"/>
        <w:rPr>
          <w:rFonts w:ascii="Times New Roman" w:eastAsia="Times New Roman" w:hAnsi="Times New Roman" w:cs="Times New Roman"/>
          <w:color w:val="000000"/>
          <w:lang w:eastAsia="fr-FR"/>
        </w:rPr>
      </w:pPr>
    </w:p>
    <w:p w14:paraId="4E8E479F" w14:textId="77777777" w:rsidR="00F832FF" w:rsidRPr="007D2E50" w:rsidRDefault="00F832FF" w:rsidP="006170D6">
      <w:pPr>
        <w:pStyle w:val="Paragraphedeliste"/>
        <w:numPr>
          <w:ilvl w:val="0"/>
          <w:numId w:val="10"/>
        </w:num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Location du matériel </w:t>
      </w:r>
    </w:p>
    <w:p w14:paraId="435E8989" w14:textId="77777777" w:rsidR="00F832FF" w:rsidRPr="007D2E50" w:rsidRDefault="00F832FF" w:rsidP="006170D6">
      <w:pPr>
        <w:spacing w:after="0"/>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Il faut savoir qu’il est possible de disposer de matériel, or tout type de matériel ne peut pas être loué par tout le monde.</w:t>
      </w:r>
    </w:p>
    <w:p w14:paraId="1CCF2064" w14:textId="77777777" w:rsidR="00F832FF" w:rsidRPr="007D2E50" w:rsidRDefault="00F832FF" w:rsidP="006170D6">
      <w:pPr>
        <w:spacing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Si des dégradations se produisent sur du matériel loué, un devis est demandé au service technique pour émettre une facture de dégradation.</w:t>
      </w:r>
    </w:p>
    <w:p w14:paraId="511A6B14" w14:textId="77777777" w:rsidR="00F832FF" w:rsidRPr="007D2E50" w:rsidRDefault="00F832FF" w:rsidP="00812559">
      <w:pPr>
        <w:pStyle w:val="NormalWeb"/>
        <w:jc w:val="both"/>
        <w:rPr>
          <w:color w:val="000000"/>
          <w:sz w:val="22"/>
          <w:szCs w:val="22"/>
        </w:rPr>
      </w:pPr>
      <w:r w:rsidRPr="007D2E50">
        <w:rPr>
          <w:color w:val="000000"/>
          <w:sz w:val="22"/>
          <w:szCs w:val="22"/>
        </w:rPr>
        <w:t xml:space="preserve">Le </w:t>
      </w:r>
      <w:r w:rsidRPr="007D2E50">
        <w:rPr>
          <w:b/>
          <w:color w:val="000000"/>
          <w:sz w:val="22"/>
          <w:szCs w:val="22"/>
        </w:rPr>
        <w:t>processus actuel  de</w:t>
      </w:r>
      <w:r w:rsidRPr="007D2E50">
        <w:rPr>
          <w:color w:val="000000"/>
          <w:sz w:val="22"/>
          <w:szCs w:val="22"/>
        </w:rPr>
        <w:t xml:space="preserve"> </w:t>
      </w:r>
      <w:r w:rsidRPr="007D2E50">
        <w:rPr>
          <w:b/>
          <w:color w:val="000000"/>
          <w:sz w:val="22"/>
          <w:szCs w:val="22"/>
        </w:rPr>
        <w:t>gestion des demandes de location</w:t>
      </w:r>
      <w:r w:rsidRPr="007D2E50">
        <w:rPr>
          <w:color w:val="000000"/>
          <w:sz w:val="22"/>
          <w:szCs w:val="22"/>
        </w:rPr>
        <w:t xml:space="preserve"> est : </w:t>
      </w:r>
    </w:p>
    <w:p w14:paraId="7D8AB46E" w14:textId="77777777" w:rsidR="00F832FF" w:rsidRPr="006170D6" w:rsidRDefault="00F832FF" w:rsidP="006170D6">
      <w:pPr>
        <w:pStyle w:val="NormalWeb"/>
        <w:spacing w:line="276" w:lineRule="auto"/>
        <w:jc w:val="both"/>
        <w:rPr>
          <w:b/>
          <w:color w:val="000000"/>
          <w:sz w:val="22"/>
          <w:szCs w:val="22"/>
          <w:u w:val="single"/>
        </w:rPr>
      </w:pPr>
      <w:r w:rsidRPr="006170D6">
        <w:rPr>
          <w:b/>
          <w:color w:val="000000"/>
          <w:sz w:val="22"/>
          <w:szCs w:val="22"/>
          <w:u w:val="single"/>
        </w:rPr>
        <w:t xml:space="preserve">Réception et traitement de la demande  </w:t>
      </w:r>
    </w:p>
    <w:p w14:paraId="4D38DBD1" w14:textId="77777777" w:rsidR="00F832FF" w:rsidRPr="007D2E50" w:rsidRDefault="00F832FF" w:rsidP="006170D6">
      <w:pPr>
        <w:pStyle w:val="NormalWeb"/>
        <w:spacing w:line="276" w:lineRule="auto"/>
        <w:ind w:left="72"/>
        <w:jc w:val="both"/>
        <w:rPr>
          <w:color w:val="000000"/>
          <w:sz w:val="22"/>
          <w:szCs w:val="22"/>
        </w:rPr>
      </w:pPr>
      <w:r w:rsidRPr="007D2E50">
        <w:rPr>
          <w:color w:val="000000"/>
          <w:sz w:val="22"/>
          <w:szCs w:val="22"/>
        </w:rPr>
        <w:t xml:space="preserve">Chaque demande entraîne la constitution d’une fiche de location stipulant l’accord pour la location avec le détail du montant de la location et le règlement à accepter et aussi un formulaire d’assurance à retourner dûment signé par le pétitionnaire. Le système suite à cette demande doit vérifier le planning de la salle concernée afin de voir si celle-ci est disponible. </w:t>
      </w:r>
    </w:p>
    <w:p w14:paraId="1955C482" w14:textId="77777777" w:rsidR="00F832FF" w:rsidRPr="007D2E50" w:rsidRDefault="00F832FF" w:rsidP="006170D6">
      <w:pPr>
        <w:pStyle w:val="NormalWeb"/>
        <w:spacing w:line="276" w:lineRule="auto"/>
        <w:ind w:left="72"/>
        <w:jc w:val="both"/>
        <w:rPr>
          <w:color w:val="000000"/>
          <w:sz w:val="22"/>
          <w:szCs w:val="22"/>
        </w:rPr>
      </w:pPr>
      <w:r w:rsidRPr="007D2E50">
        <w:rPr>
          <w:color w:val="000000"/>
          <w:sz w:val="22"/>
          <w:szCs w:val="22"/>
        </w:rPr>
        <w:t xml:space="preserve">Lorsque la location de salle est accordée le service de location de salles doit informer les agents municipaux du service technique rattachés à ce service pour qu’ils puissent installer la salle ou la débarrasser. </w:t>
      </w:r>
    </w:p>
    <w:p w14:paraId="0A607211" w14:textId="77777777" w:rsidR="00F832FF" w:rsidRPr="007D2E50" w:rsidRDefault="00F832FF" w:rsidP="006170D6">
      <w:pPr>
        <w:pStyle w:val="NormalWeb"/>
        <w:spacing w:line="276" w:lineRule="auto"/>
        <w:ind w:left="72"/>
        <w:jc w:val="both"/>
        <w:rPr>
          <w:color w:val="000000"/>
          <w:sz w:val="22"/>
          <w:szCs w:val="22"/>
        </w:rPr>
      </w:pPr>
      <w:r w:rsidRPr="007D2E50">
        <w:rPr>
          <w:color w:val="000000"/>
          <w:sz w:val="22"/>
          <w:szCs w:val="22"/>
        </w:rPr>
        <w:lastRenderedPageBreak/>
        <w:t>Par ailleurs ces agents doivent opérer à un état des lieux en présence du pétitionnaire ; cet état des lieux retourne au service de location de salles. En cas de dégradation, le service émettra une demande de remboursement du matériel abîmé au prix coûtant.</w:t>
      </w:r>
    </w:p>
    <w:p w14:paraId="3104AA8D" w14:textId="77777777" w:rsidR="00F832FF" w:rsidRPr="006170D6" w:rsidRDefault="00F832FF" w:rsidP="006170D6">
      <w:pPr>
        <w:pStyle w:val="NormalWeb"/>
        <w:spacing w:line="276" w:lineRule="auto"/>
        <w:jc w:val="both"/>
        <w:rPr>
          <w:b/>
          <w:color w:val="000000"/>
          <w:sz w:val="22"/>
          <w:szCs w:val="22"/>
          <w:u w:val="single"/>
        </w:rPr>
      </w:pPr>
      <w:r w:rsidRPr="006170D6">
        <w:rPr>
          <w:b/>
          <w:color w:val="000000"/>
          <w:sz w:val="22"/>
          <w:szCs w:val="22"/>
          <w:u w:val="single"/>
        </w:rPr>
        <w:t xml:space="preserve">Mise à disposition des clefs </w:t>
      </w:r>
    </w:p>
    <w:p w14:paraId="1B0FBBCA" w14:textId="77777777"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Le pétitionnaire pour disposer de la salle doit venir chercher les clefs dans ce service, exception faite pour les salles ou le gardien est sur place. A cette occasion, le pétitionnaire doit remplir un formulaire d’emprunt des clefs et lors de la restitution un de retour des clefs.</w:t>
      </w:r>
    </w:p>
    <w:p w14:paraId="45A402AF" w14:textId="77777777"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En cas de non-retour des clefs le service se charge d’envoyer une relance au client.</w:t>
      </w:r>
    </w:p>
    <w:p w14:paraId="4007C64C" w14:textId="77777777" w:rsidR="00F832FF" w:rsidRPr="006170D6" w:rsidRDefault="00F832FF" w:rsidP="006170D6">
      <w:pPr>
        <w:pStyle w:val="NormalWeb"/>
        <w:spacing w:line="276" w:lineRule="auto"/>
        <w:jc w:val="both"/>
        <w:rPr>
          <w:b/>
          <w:color w:val="000000"/>
          <w:sz w:val="22"/>
          <w:szCs w:val="22"/>
          <w:u w:val="single"/>
        </w:rPr>
      </w:pPr>
      <w:r w:rsidRPr="006170D6">
        <w:rPr>
          <w:b/>
          <w:color w:val="000000"/>
          <w:sz w:val="22"/>
          <w:szCs w:val="22"/>
          <w:u w:val="single"/>
        </w:rPr>
        <w:t xml:space="preserve">Tarification </w:t>
      </w:r>
    </w:p>
    <w:p w14:paraId="054F1978" w14:textId="77777777"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De toutes ces modalités en découlera un classement de tarification par catégorie. En outre, il faut signaler aussi l’existence de tarifs préférentiels qui sont accordés aux agents municipaux, qui sont de l’ordre de 50% de ristourne. De même, il faut signaler l’existence de remise exceptionnelle sous décision de Monsieur le Maire.</w:t>
      </w:r>
    </w:p>
    <w:p w14:paraId="4690CB7D" w14:textId="77777777" w:rsidR="00F832FF" w:rsidRPr="006170D6" w:rsidRDefault="00F832FF" w:rsidP="006170D6">
      <w:pPr>
        <w:pStyle w:val="NormalWeb"/>
        <w:spacing w:line="276" w:lineRule="auto"/>
        <w:jc w:val="both"/>
        <w:rPr>
          <w:b/>
          <w:color w:val="000000"/>
          <w:sz w:val="22"/>
          <w:szCs w:val="22"/>
          <w:u w:val="single"/>
        </w:rPr>
      </w:pPr>
      <w:r w:rsidRPr="006170D6">
        <w:rPr>
          <w:b/>
          <w:color w:val="000000"/>
          <w:sz w:val="22"/>
          <w:szCs w:val="22"/>
          <w:u w:val="single"/>
        </w:rPr>
        <w:t xml:space="preserve">Comptabilisation </w:t>
      </w:r>
    </w:p>
    <w:p w14:paraId="3BDB4B69" w14:textId="77777777"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Le service de location effectue en fin de mois une récapitulation des recettes qu’il envoie au service comptabilité qui établit un titre de recettes. </w:t>
      </w:r>
    </w:p>
    <w:p w14:paraId="66E8BC2E" w14:textId="77777777"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Si des dégradations se produisent sur du matériel loué, une facture de dégradation est envoyé au service comptabilité.</w:t>
      </w:r>
    </w:p>
    <w:p w14:paraId="09882407" w14:textId="77777777" w:rsidR="008E2009" w:rsidRPr="007D2E50" w:rsidRDefault="008E2009" w:rsidP="006170D6">
      <w:pPr>
        <w:spacing w:after="0"/>
        <w:jc w:val="both"/>
        <w:rPr>
          <w:rFonts w:ascii="Times New Roman" w:hAnsi="Times New Roman" w:cs="Times New Roman"/>
          <w:b/>
        </w:rPr>
      </w:pPr>
      <w:r w:rsidRPr="007D2E50">
        <w:rPr>
          <w:rFonts w:ascii="Times New Roman" w:hAnsi="Times New Roman" w:cs="Times New Roman"/>
          <w:b/>
        </w:rPr>
        <w:t xml:space="preserve">Les acteurs </w:t>
      </w:r>
      <w:r w:rsidR="00ED1396">
        <w:rPr>
          <w:rFonts w:ascii="Times New Roman" w:hAnsi="Times New Roman" w:cs="Times New Roman"/>
          <w:b/>
        </w:rPr>
        <w:t>du processus exista</w:t>
      </w:r>
      <w:r w:rsidR="00640D1B" w:rsidRPr="007D2E50">
        <w:rPr>
          <w:rFonts w:ascii="Times New Roman" w:hAnsi="Times New Roman" w:cs="Times New Roman"/>
          <w:b/>
        </w:rPr>
        <w:t xml:space="preserve">nt </w:t>
      </w:r>
      <w:r w:rsidRPr="007D2E50">
        <w:rPr>
          <w:rFonts w:ascii="Times New Roman" w:hAnsi="Times New Roman" w:cs="Times New Roman"/>
          <w:b/>
        </w:rPr>
        <w:t>sont :</w:t>
      </w:r>
    </w:p>
    <w:p w14:paraId="46DAE8EC" w14:textId="77777777" w:rsidR="008E2009" w:rsidRPr="007D2E50" w:rsidRDefault="006170D6" w:rsidP="006170D6">
      <w:pPr>
        <w:pStyle w:val="Paragraphedeliste"/>
        <w:numPr>
          <w:ilvl w:val="0"/>
          <w:numId w:val="7"/>
        </w:numPr>
        <w:jc w:val="both"/>
        <w:rPr>
          <w:rFonts w:ascii="Times New Roman" w:hAnsi="Times New Roman" w:cs="Times New Roman"/>
        </w:rPr>
      </w:pPr>
      <w:r>
        <w:rPr>
          <w:rFonts w:ascii="Times New Roman" w:hAnsi="Times New Roman" w:cs="Times New Roman"/>
        </w:rPr>
        <w:t xml:space="preserve">le </w:t>
      </w:r>
      <w:r w:rsidR="008E2009" w:rsidRPr="007D2E50">
        <w:rPr>
          <w:rFonts w:ascii="Times New Roman" w:hAnsi="Times New Roman" w:cs="Times New Roman"/>
        </w:rPr>
        <w:t>client</w:t>
      </w:r>
      <w:r w:rsidR="00ED1396">
        <w:rPr>
          <w:rFonts w:ascii="Times New Roman" w:hAnsi="Times New Roman" w:cs="Times New Roman"/>
        </w:rPr>
        <w:t> ;</w:t>
      </w:r>
    </w:p>
    <w:p w14:paraId="57269168" w14:textId="77777777" w:rsidR="008E2009" w:rsidRPr="007D2E50" w:rsidRDefault="00ED1396" w:rsidP="006170D6">
      <w:pPr>
        <w:pStyle w:val="Paragraphedeliste"/>
        <w:numPr>
          <w:ilvl w:val="0"/>
          <w:numId w:val="7"/>
        </w:numPr>
        <w:jc w:val="both"/>
        <w:rPr>
          <w:rFonts w:ascii="Times New Roman" w:hAnsi="Times New Roman" w:cs="Times New Roman"/>
        </w:rPr>
      </w:pPr>
      <w:r>
        <w:rPr>
          <w:rFonts w:ascii="Times New Roman" w:hAnsi="Times New Roman" w:cs="Times New Roman"/>
        </w:rPr>
        <w:t>l</w:t>
      </w:r>
      <w:r w:rsidR="008E2009" w:rsidRPr="007D2E50">
        <w:rPr>
          <w:rFonts w:ascii="Times New Roman" w:hAnsi="Times New Roman" w:cs="Times New Roman"/>
        </w:rPr>
        <w:t>e service de location</w:t>
      </w:r>
      <w:r>
        <w:rPr>
          <w:rFonts w:ascii="Times New Roman" w:hAnsi="Times New Roman" w:cs="Times New Roman"/>
        </w:rPr>
        <w:t> ;</w:t>
      </w:r>
    </w:p>
    <w:p w14:paraId="7DA51D4B" w14:textId="77777777" w:rsidR="008E2009" w:rsidRPr="007D2E50" w:rsidRDefault="00ED1396" w:rsidP="006170D6">
      <w:pPr>
        <w:pStyle w:val="Paragraphedeliste"/>
        <w:numPr>
          <w:ilvl w:val="0"/>
          <w:numId w:val="7"/>
        </w:numPr>
        <w:jc w:val="both"/>
        <w:rPr>
          <w:rFonts w:ascii="Times New Roman" w:hAnsi="Times New Roman" w:cs="Times New Roman"/>
        </w:rPr>
      </w:pPr>
      <w:r>
        <w:rPr>
          <w:rFonts w:ascii="Times New Roman" w:hAnsi="Times New Roman" w:cs="Times New Roman"/>
        </w:rPr>
        <w:t>l</w:t>
      </w:r>
      <w:r w:rsidR="008E2009" w:rsidRPr="007D2E50">
        <w:rPr>
          <w:rFonts w:ascii="Times New Roman" w:hAnsi="Times New Roman" w:cs="Times New Roman"/>
        </w:rPr>
        <w:t xml:space="preserve">es services municipaux. </w:t>
      </w:r>
    </w:p>
    <w:p w14:paraId="4261B045" w14:textId="77777777" w:rsidR="00ED1396" w:rsidRDefault="00ED1396">
      <w:pPr>
        <w:rPr>
          <w:rFonts w:asciiTheme="majorHAnsi" w:eastAsiaTheme="majorEastAsia" w:hAnsiTheme="majorHAnsi" w:cstheme="majorBidi"/>
          <w:b/>
          <w:bCs/>
          <w:color w:val="365F91" w:themeColor="accent1" w:themeShade="BF"/>
          <w:sz w:val="28"/>
          <w:szCs w:val="28"/>
        </w:rPr>
      </w:pPr>
      <w:r>
        <w:br w:type="page"/>
      </w:r>
    </w:p>
    <w:p w14:paraId="38B421CE" w14:textId="77777777" w:rsidR="00F74843" w:rsidRPr="007D2E50" w:rsidRDefault="00ED1396" w:rsidP="006170D6">
      <w:pPr>
        <w:pStyle w:val="Titre1"/>
        <w:spacing w:after="240"/>
        <w:jc w:val="center"/>
      </w:pPr>
      <w:bookmarkStart w:id="307" w:name="_Toc445811001"/>
      <w:r>
        <w:lastRenderedPageBreak/>
        <w:t xml:space="preserve">2. </w:t>
      </w:r>
      <w:r w:rsidR="00F74843" w:rsidRPr="007D2E50">
        <w:t>Déroulement du projet</w:t>
      </w:r>
      <w:bookmarkEnd w:id="307"/>
    </w:p>
    <w:p w14:paraId="7181B466" w14:textId="77777777" w:rsidR="00F74843" w:rsidRPr="00ED1396" w:rsidRDefault="00F74843" w:rsidP="006170D6">
      <w:pPr>
        <w:pStyle w:val="Titre2"/>
        <w:numPr>
          <w:ilvl w:val="1"/>
          <w:numId w:val="32"/>
        </w:numPr>
        <w:spacing w:before="0"/>
        <w:ind w:left="721" w:hanging="437"/>
      </w:pPr>
      <w:bookmarkStart w:id="308" w:name="_Toc445811002"/>
      <w:r w:rsidRPr="00ED1396">
        <w:t>Documents de référence</w:t>
      </w:r>
      <w:bookmarkEnd w:id="308"/>
    </w:p>
    <w:p w14:paraId="17F2A1B9" w14:textId="77777777" w:rsidR="00F74843" w:rsidRDefault="00F74843"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Une procédure expliquant le processus existant et les acteurs impliqués sera mise à disposition à l’équipe informatique.  </w:t>
      </w:r>
    </w:p>
    <w:p w14:paraId="5232E2A4" w14:textId="77777777" w:rsidR="000D3A78" w:rsidRDefault="000D3A78"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Pr>
          <w:rFonts w:ascii="Times New Roman" w:eastAsia="Times New Roman" w:hAnsi="Times New Roman" w:cs="Times New Roman"/>
          <w:color w:val="000000"/>
          <w:lang w:eastAsia="fr-FR"/>
        </w:rPr>
        <w:t>Plusieurs diagrammes conçus par le Chef de projet MOA expliquant la démarche prévue par la marie sont annexés à ce cahier des charges.</w:t>
      </w:r>
      <w:r w:rsidR="003D26AB">
        <w:rPr>
          <w:rFonts w:ascii="Times New Roman" w:eastAsia="Times New Roman" w:hAnsi="Times New Roman" w:cs="Times New Roman"/>
          <w:color w:val="000000"/>
          <w:lang w:eastAsia="fr-FR"/>
        </w:rPr>
        <w:t xml:space="preserve"> Ces diagrammes ont un rôle informatif, elles peuvent évoluer en fonction des ateliers organisés dans le cadre de ce projet. </w:t>
      </w:r>
    </w:p>
    <w:p w14:paraId="052D7C68" w14:textId="77777777" w:rsidR="00ED1396" w:rsidRDefault="00ED1396" w:rsidP="00ED1396">
      <w:pPr>
        <w:pStyle w:val="Titre2"/>
        <w:numPr>
          <w:ilvl w:val="1"/>
          <w:numId w:val="32"/>
        </w:numPr>
        <w:ind w:hanging="436"/>
      </w:pPr>
      <w:bookmarkStart w:id="309" w:name="_Toc445811003"/>
      <w:r>
        <w:t>Planning prévisionnel</w:t>
      </w:r>
      <w:bookmarkEnd w:id="309"/>
    </w:p>
    <w:p w14:paraId="3D0A588E" w14:textId="77777777" w:rsidR="00ED1396" w:rsidRPr="00ED1396" w:rsidRDefault="00ED1396" w:rsidP="00ED1396">
      <w:pPr>
        <w:spacing w:before="100" w:beforeAutospacing="1" w:after="100" w:afterAutospacing="1" w:line="240" w:lineRule="auto"/>
        <w:jc w:val="both"/>
        <w:rPr>
          <w:rFonts w:ascii="Times New Roman" w:eastAsia="Times New Roman" w:hAnsi="Times New Roman" w:cs="Times New Roman"/>
          <w:color w:val="000000"/>
          <w:lang w:eastAsia="fr-FR"/>
        </w:rPr>
      </w:pPr>
      <w:r w:rsidRPr="00ED1396">
        <w:rPr>
          <w:rFonts w:ascii="Times New Roman" w:eastAsia="Times New Roman" w:hAnsi="Times New Roman" w:cs="Times New Roman"/>
          <w:color w:val="000000"/>
          <w:lang w:eastAsia="fr-FR"/>
        </w:rPr>
        <w:t xml:space="preserve">L’entreprise propose le planning suivant : </w:t>
      </w:r>
    </w:p>
    <w:tbl>
      <w:tblPr>
        <w:tblStyle w:val="Listeclaire-Accent1"/>
        <w:tblW w:w="0" w:type="auto"/>
        <w:tblLook w:val="04A0" w:firstRow="1" w:lastRow="0" w:firstColumn="1" w:lastColumn="0" w:noHBand="0" w:noVBand="1"/>
      </w:tblPr>
      <w:tblGrid>
        <w:gridCol w:w="4219"/>
        <w:gridCol w:w="1701"/>
        <w:gridCol w:w="3368"/>
      </w:tblGrid>
      <w:tr w:rsidR="00ED1396" w:rsidRPr="007D2E50" w14:paraId="3AF67BD1" w14:textId="77777777" w:rsidTr="00ED1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50F410F5" w14:textId="77777777" w:rsidR="00ED1396" w:rsidRPr="007D2E50" w:rsidRDefault="00ED1396" w:rsidP="00C27878">
            <w:pPr>
              <w:jc w:val="both"/>
              <w:rPr>
                <w:rFonts w:ascii="Times New Roman" w:hAnsi="Times New Roman" w:cs="Times New Roman"/>
              </w:rPr>
            </w:pPr>
            <w:r w:rsidRPr="007D2E50">
              <w:rPr>
                <w:rFonts w:ascii="Times New Roman" w:hAnsi="Times New Roman" w:cs="Times New Roman"/>
              </w:rPr>
              <w:t>Etape</w:t>
            </w:r>
          </w:p>
        </w:tc>
        <w:tc>
          <w:tcPr>
            <w:tcW w:w="1701" w:type="dxa"/>
          </w:tcPr>
          <w:p w14:paraId="3E3B6AE2" w14:textId="77777777" w:rsidR="00ED1396" w:rsidRPr="007D2E50" w:rsidRDefault="00ED1396" w:rsidP="00C2787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Durée</w:t>
            </w:r>
          </w:p>
        </w:tc>
        <w:tc>
          <w:tcPr>
            <w:tcW w:w="3368" w:type="dxa"/>
          </w:tcPr>
          <w:p w14:paraId="08803ED1" w14:textId="77777777" w:rsidR="00ED1396" w:rsidRPr="007D2E50" w:rsidRDefault="00ED1396" w:rsidP="00ED139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Date de finalisation prévisionnelle</w:t>
            </w:r>
          </w:p>
        </w:tc>
      </w:tr>
      <w:tr w:rsidR="00ED1396" w:rsidRPr="007D2E50" w14:paraId="5B639209" w14:textId="77777777" w:rsidTr="00ED1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1CF8DAFE" w14:textId="77777777" w:rsidR="00ED1396" w:rsidRPr="007D2E50" w:rsidRDefault="00ED1396" w:rsidP="00C27878">
            <w:pPr>
              <w:jc w:val="both"/>
              <w:rPr>
                <w:rFonts w:ascii="Times New Roman" w:hAnsi="Times New Roman" w:cs="Times New Roman"/>
              </w:rPr>
            </w:pPr>
            <w:r w:rsidRPr="007D2E50">
              <w:rPr>
                <w:rFonts w:ascii="Times New Roman" w:hAnsi="Times New Roman" w:cs="Times New Roman"/>
              </w:rPr>
              <w:t>Conception et validation spécifications</w:t>
            </w:r>
          </w:p>
        </w:tc>
        <w:tc>
          <w:tcPr>
            <w:tcW w:w="1701" w:type="dxa"/>
          </w:tcPr>
          <w:p w14:paraId="11F6027D" w14:textId="77777777"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 mois</w:t>
            </w:r>
          </w:p>
        </w:tc>
        <w:tc>
          <w:tcPr>
            <w:tcW w:w="3368" w:type="dxa"/>
          </w:tcPr>
          <w:p w14:paraId="25CA4270" w14:textId="77777777"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8 février 2016</w:t>
            </w:r>
          </w:p>
        </w:tc>
      </w:tr>
      <w:tr w:rsidR="00ED1396" w:rsidRPr="007D2E50" w14:paraId="2D0BA241" w14:textId="77777777" w:rsidTr="00ED1396">
        <w:tc>
          <w:tcPr>
            <w:cnfStyle w:val="001000000000" w:firstRow="0" w:lastRow="0" w:firstColumn="1" w:lastColumn="0" w:oddVBand="0" w:evenVBand="0" w:oddHBand="0" w:evenHBand="0" w:firstRowFirstColumn="0" w:firstRowLastColumn="0" w:lastRowFirstColumn="0" w:lastRowLastColumn="0"/>
            <w:tcW w:w="4219" w:type="dxa"/>
          </w:tcPr>
          <w:p w14:paraId="15E64AD3" w14:textId="77777777" w:rsidR="00ED1396" w:rsidRPr="007D2E50" w:rsidRDefault="00ED1396" w:rsidP="00C27878">
            <w:pPr>
              <w:jc w:val="both"/>
              <w:rPr>
                <w:rFonts w:ascii="Times New Roman" w:hAnsi="Times New Roman" w:cs="Times New Roman"/>
              </w:rPr>
            </w:pPr>
            <w:r w:rsidRPr="007D2E50">
              <w:rPr>
                <w:rFonts w:ascii="Times New Roman" w:hAnsi="Times New Roman" w:cs="Times New Roman"/>
              </w:rPr>
              <w:t>Développement</w:t>
            </w:r>
          </w:p>
        </w:tc>
        <w:tc>
          <w:tcPr>
            <w:tcW w:w="1701" w:type="dxa"/>
          </w:tcPr>
          <w:p w14:paraId="3ED1352D" w14:textId="77777777" w:rsidR="00ED1396" w:rsidRPr="007D2E50" w:rsidRDefault="00ED1396" w:rsidP="00C278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2 mois</w:t>
            </w:r>
          </w:p>
        </w:tc>
        <w:tc>
          <w:tcPr>
            <w:tcW w:w="3368" w:type="dxa"/>
          </w:tcPr>
          <w:p w14:paraId="7AF1E5D9" w14:textId="77777777" w:rsidR="00ED1396" w:rsidRPr="007D2E50" w:rsidRDefault="00ED1396" w:rsidP="00C278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9 mars 2016</w:t>
            </w:r>
          </w:p>
        </w:tc>
      </w:tr>
      <w:tr w:rsidR="00ED1396" w:rsidRPr="007D2E50" w14:paraId="682FC1D5" w14:textId="77777777" w:rsidTr="00ED1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325C6B29" w14:textId="77777777" w:rsidR="00ED1396" w:rsidRPr="007D2E50" w:rsidRDefault="00ED1396" w:rsidP="00C27878">
            <w:pPr>
              <w:jc w:val="both"/>
              <w:rPr>
                <w:rFonts w:ascii="Times New Roman" w:hAnsi="Times New Roman" w:cs="Times New Roman"/>
              </w:rPr>
            </w:pPr>
            <w:r w:rsidRPr="007D2E50">
              <w:rPr>
                <w:rFonts w:ascii="Times New Roman" w:hAnsi="Times New Roman" w:cs="Times New Roman"/>
              </w:rPr>
              <w:t>Recette</w:t>
            </w:r>
          </w:p>
        </w:tc>
        <w:tc>
          <w:tcPr>
            <w:tcW w:w="1701" w:type="dxa"/>
          </w:tcPr>
          <w:p w14:paraId="1E87CBAE" w14:textId="77777777"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 semaine</w:t>
            </w:r>
          </w:p>
        </w:tc>
        <w:tc>
          <w:tcPr>
            <w:tcW w:w="3368" w:type="dxa"/>
          </w:tcPr>
          <w:p w14:paraId="5A9D8623" w14:textId="77777777"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16 mai 2016</w:t>
            </w:r>
          </w:p>
        </w:tc>
      </w:tr>
      <w:tr w:rsidR="00ED1396" w:rsidRPr="007D2E50" w14:paraId="2F638A62" w14:textId="77777777" w:rsidTr="00ED1396">
        <w:tc>
          <w:tcPr>
            <w:cnfStyle w:val="001000000000" w:firstRow="0" w:lastRow="0" w:firstColumn="1" w:lastColumn="0" w:oddVBand="0" w:evenVBand="0" w:oddHBand="0" w:evenHBand="0" w:firstRowFirstColumn="0" w:firstRowLastColumn="0" w:lastRowFirstColumn="0" w:lastRowLastColumn="0"/>
            <w:tcW w:w="4219" w:type="dxa"/>
          </w:tcPr>
          <w:p w14:paraId="0B2BEF69" w14:textId="77777777" w:rsidR="00ED1396" w:rsidRPr="007D2E50" w:rsidRDefault="00ED1396" w:rsidP="00C27878">
            <w:pPr>
              <w:jc w:val="both"/>
              <w:rPr>
                <w:rFonts w:ascii="Times New Roman" w:hAnsi="Times New Roman" w:cs="Times New Roman"/>
              </w:rPr>
            </w:pPr>
            <w:r w:rsidRPr="007D2E50">
              <w:rPr>
                <w:rFonts w:ascii="Times New Roman" w:hAnsi="Times New Roman" w:cs="Times New Roman"/>
              </w:rPr>
              <w:t>Formation</w:t>
            </w:r>
          </w:p>
        </w:tc>
        <w:tc>
          <w:tcPr>
            <w:tcW w:w="1701" w:type="dxa"/>
          </w:tcPr>
          <w:p w14:paraId="2F8C3941" w14:textId="77777777" w:rsidR="00ED1396" w:rsidRPr="007D2E50" w:rsidRDefault="00ED1396" w:rsidP="00C278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 jour</w:t>
            </w:r>
          </w:p>
        </w:tc>
        <w:tc>
          <w:tcPr>
            <w:tcW w:w="3368" w:type="dxa"/>
          </w:tcPr>
          <w:p w14:paraId="317D4F9A" w14:textId="77777777" w:rsidR="00ED1396" w:rsidRPr="007D2E50" w:rsidRDefault="00ED1396" w:rsidP="00C278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27 mai 2016</w:t>
            </w:r>
          </w:p>
        </w:tc>
      </w:tr>
      <w:tr w:rsidR="00ED1396" w:rsidRPr="007D2E50" w14:paraId="7E1FE676" w14:textId="77777777" w:rsidTr="00ED1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18C0975D" w14:textId="77777777" w:rsidR="00ED1396" w:rsidRPr="007D2E50" w:rsidRDefault="00ED1396" w:rsidP="00C27878">
            <w:pPr>
              <w:jc w:val="both"/>
              <w:rPr>
                <w:rFonts w:ascii="Times New Roman" w:hAnsi="Times New Roman" w:cs="Times New Roman"/>
              </w:rPr>
            </w:pPr>
            <w:r w:rsidRPr="007D2E50">
              <w:rPr>
                <w:rFonts w:ascii="Times New Roman" w:hAnsi="Times New Roman" w:cs="Times New Roman"/>
              </w:rPr>
              <w:t>Réception des livrables</w:t>
            </w:r>
          </w:p>
        </w:tc>
        <w:tc>
          <w:tcPr>
            <w:tcW w:w="1701" w:type="dxa"/>
          </w:tcPr>
          <w:p w14:paraId="2F7B8262" w14:textId="77777777"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 jour</w:t>
            </w:r>
          </w:p>
        </w:tc>
        <w:tc>
          <w:tcPr>
            <w:tcW w:w="3368" w:type="dxa"/>
          </w:tcPr>
          <w:p w14:paraId="3045BAE6" w14:textId="77777777"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10 juin 2016</w:t>
            </w:r>
          </w:p>
        </w:tc>
      </w:tr>
    </w:tbl>
    <w:p w14:paraId="28D94610" w14:textId="77777777" w:rsidR="00ED1396" w:rsidRPr="00ED1396" w:rsidRDefault="00ED1396" w:rsidP="00ED1396">
      <w:pPr>
        <w:spacing w:after="0"/>
        <w:jc w:val="both"/>
        <w:rPr>
          <w:rFonts w:ascii="Times New Roman" w:hAnsi="Times New Roman" w:cs="Times New Roman"/>
        </w:rPr>
      </w:pPr>
    </w:p>
    <w:p w14:paraId="32619DC5" w14:textId="77777777" w:rsidR="00F74843" w:rsidRPr="00ED1396" w:rsidRDefault="00F74843" w:rsidP="00ED1396">
      <w:pPr>
        <w:pStyle w:val="Titre2"/>
        <w:numPr>
          <w:ilvl w:val="1"/>
          <w:numId w:val="32"/>
        </w:numPr>
        <w:ind w:hanging="436"/>
      </w:pPr>
      <w:bookmarkStart w:id="310" w:name="_Toc445811004"/>
      <w:r w:rsidRPr="007D2E50">
        <w:t>Ateliers de conception</w:t>
      </w:r>
      <w:bookmarkEnd w:id="310"/>
    </w:p>
    <w:p w14:paraId="65EE4CC1" w14:textId="77777777" w:rsidR="00F74843" w:rsidRPr="001439B5" w:rsidRDefault="001439B5" w:rsidP="00812559">
      <w:p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 xml:space="preserve">Un utilisateur nommé </w:t>
      </w:r>
      <w:r w:rsidR="00133D57" w:rsidRPr="001439B5">
        <w:rPr>
          <w:rFonts w:ascii="Times New Roman" w:hAnsi="Times New Roman" w:cs="Times New Roman"/>
        </w:rPr>
        <w:t>par l’entreprise rest</w:t>
      </w:r>
      <w:r w:rsidR="00026CF2" w:rsidRPr="001439B5">
        <w:rPr>
          <w:rFonts w:ascii="Times New Roman" w:hAnsi="Times New Roman" w:cs="Times New Roman"/>
        </w:rPr>
        <w:t>e</w:t>
      </w:r>
      <w:r w:rsidR="00133D57" w:rsidRPr="001439B5">
        <w:rPr>
          <w:rFonts w:ascii="Times New Roman" w:hAnsi="Times New Roman" w:cs="Times New Roman"/>
        </w:rPr>
        <w:t>ra</w:t>
      </w:r>
      <w:r w:rsidR="00F74843" w:rsidRPr="001439B5">
        <w:rPr>
          <w:rFonts w:ascii="Times New Roman" w:hAnsi="Times New Roman" w:cs="Times New Roman"/>
        </w:rPr>
        <w:t xml:space="preserve"> à la disposition de l’équipe informatique tout au long du projet. Des ateliers de travail collaboratif seront organisés afin de prendre en compte les souhaits et les contraintes des utilisateurs finaux. </w:t>
      </w:r>
    </w:p>
    <w:p w14:paraId="02037F2E" w14:textId="77777777" w:rsidR="00F74843" w:rsidRPr="00ED1396" w:rsidRDefault="00F74843" w:rsidP="00ED1396">
      <w:pPr>
        <w:pStyle w:val="Titre2"/>
        <w:numPr>
          <w:ilvl w:val="1"/>
          <w:numId w:val="32"/>
        </w:numPr>
        <w:ind w:hanging="436"/>
      </w:pPr>
      <w:bookmarkStart w:id="311" w:name="_Toc445811005"/>
      <w:r w:rsidRPr="00ED1396">
        <w:t>Validation des spécifications détaillées</w:t>
      </w:r>
      <w:bookmarkEnd w:id="311"/>
    </w:p>
    <w:p w14:paraId="5B32ACE0" w14:textId="77777777" w:rsidR="00F74843" w:rsidRPr="001439B5" w:rsidRDefault="00F74843" w:rsidP="001439B5">
      <w:pPr>
        <w:spacing w:before="240"/>
        <w:jc w:val="both"/>
        <w:rPr>
          <w:rFonts w:ascii="Times New Roman" w:hAnsi="Times New Roman" w:cs="Times New Roman"/>
        </w:rPr>
      </w:pPr>
      <w:r w:rsidRPr="001439B5">
        <w:rPr>
          <w:rFonts w:ascii="Times New Roman" w:hAnsi="Times New Roman" w:cs="Times New Roman"/>
        </w:rPr>
        <w:t>Une validation des spécifications détaillées sera effectuée par le Chef de projet. Cette validation portera également sur le protocole de recette qui sera appliqué à l’issue de la phase de développement, et sur les principes retenus pour les dialogues avec l’utilisateur.</w:t>
      </w:r>
    </w:p>
    <w:p w14:paraId="421EEAD0" w14:textId="77777777" w:rsidR="00F74843" w:rsidRPr="00ED1396" w:rsidRDefault="00F74843" w:rsidP="00ED1396">
      <w:pPr>
        <w:pStyle w:val="Titre2"/>
        <w:numPr>
          <w:ilvl w:val="1"/>
          <w:numId w:val="32"/>
        </w:numPr>
        <w:ind w:hanging="436"/>
      </w:pPr>
      <w:bookmarkStart w:id="312" w:name="_Toc445811006"/>
      <w:r w:rsidRPr="00ED1396">
        <w:t>Développement</w:t>
      </w:r>
      <w:bookmarkEnd w:id="312"/>
    </w:p>
    <w:p w14:paraId="37230B73" w14:textId="77777777" w:rsidR="009D7BCF" w:rsidRPr="001439B5" w:rsidRDefault="009D7BCF" w:rsidP="001439B5">
      <w:pPr>
        <w:spacing w:before="100" w:beforeAutospacing="1" w:after="100" w:afterAutospacing="1" w:line="240" w:lineRule="auto"/>
        <w:jc w:val="both"/>
        <w:rPr>
          <w:rFonts w:ascii="Times New Roman" w:eastAsia="Times New Roman" w:hAnsi="Times New Roman" w:cs="Times New Roman"/>
          <w:color w:val="000000"/>
          <w:lang w:eastAsia="fr-FR"/>
        </w:rPr>
      </w:pPr>
      <w:r w:rsidRPr="001439B5">
        <w:rPr>
          <w:rFonts w:ascii="Times New Roman" w:eastAsia="Times New Roman" w:hAnsi="Times New Roman" w:cs="Times New Roman"/>
          <w:color w:val="000000"/>
          <w:lang w:eastAsia="fr-FR"/>
        </w:rPr>
        <w:t xml:space="preserve">Le développement sera réalisé par l’équipe informatique. Un point étape pourra être calé afin de résoudre différentes anomalies rencontrées lors de cette phase. </w:t>
      </w:r>
    </w:p>
    <w:p w14:paraId="567B051B" w14:textId="77777777" w:rsidR="00F74843" w:rsidRPr="00ED1396" w:rsidRDefault="00EC60C4" w:rsidP="00ED1396">
      <w:pPr>
        <w:pStyle w:val="Titre2"/>
        <w:numPr>
          <w:ilvl w:val="1"/>
          <w:numId w:val="32"/>
        </w:numPr>
        <w:ind w:hanging="436"/>
      </w:pPr>
      <w:bookmarkStart w:id="313" w:name="_Toc445811007"/>
      <w:r w:rsidRPr="00ED1396">
        <w:t>Recette</w:t>
      </w:r>
      <w:bookmarkEnd w:id="313"/>
    </w:p>
    <w:p w14:paraId="487FBDD7" w14:textId="77777777" w:rsidR="00F74843" w:rsidRPr="007D2E50" w:rsidRDefault="00F74843" w:rsidP="00812559">
      <w:pPr>
        <w:spacing w:before="240"/>
        <w:jc w:val="both"/>
        <w:rPr>
          <w:rFonts w:ascii="Times New Roman" w:hAnsi="Times New Roman" w:cs="Times New Roman"/>
        </w:rPr>
      </w:pPr>
      <w:r w:rsidRPr="007D2E50">
        <w:rPr>
          <w:rFonts w:ascii="Times New Roman" w:hAnsi="Times New Roman" w:cs="Times New Roman"/>
        </w:rPr>
        <w:t>A la fin du développement de l’application, des utilisateurs</w:t>
      </w:r>
      <w:r w:rsidR="009D7BCF" w:rsidRPr="007D2E50">
        <w:rPr>
          <w:rFonts w:ascii="Times New Roman" w:hAnsi="Times New Roman" w:cs="Times New Roman"/>
        </w:rPr>
        <w:t xml:space="preserve"> nommés par le Chef de projet</w:t>
      </w:r>
      <w:r w:rsidRPr="007D2E50">
        <w:rPr>
          <w:rFonts w:ascii="Times New Roman" w:hAnsi="Times New Roman" w:cs="Times New Roman"/>
        </w:rPr>
        <w:t xml:space="preserve">  participeront à des ateliers de recette. Ils seront réalisés pendant 2 semaines </w:t>
      </w:r>
      <w:r w:rsidR="009D7BCF" w:rsidRPr="007D2E50">
        <w:rPr>
          <w:rFonts w:ascii="Times New Roman" w:hAnsi="Times New Roman" w:cs="Times New Roman"/>
        </w:rPr>
        <w:t xml:space="preserve"> et leur objectif est d</w:t>
      </w:r>
      <w:r w:rsidRPr="007D2E50">
        <w:rPr>
          <w:rFonts w:ascii="Times New Roman" w:hAnsi="Times New Roman" w:cs="Times New Roman"/>
        </w:rPr>
        <w:t xml:space="preserve">e </w:t>
      </w:r>
      <w:r w:rsidR="009D7BCF" w:rsidRPr="007D2E50">
        <w:rPr>
          <w:rFonts w:ascii="Times New Roman" w:hAnsi="Times New Roman" w:cs="Times New Roman"/>
        </w:rPr>
        <w:t>fiabiliser et/ ou valider l’</w:t>
      </w:r>
      <w:r w:rsidRPr="007D2E50">
        <w:rPr>
          <w:rFonts w:ascii="Times New Roman" w:hAnsi="Times New Roman" w:cs="Times New Roman"/>
        </w:rPr>
        <w:t>application</w:t>
      </w:r>
      <w:r w:rsidR="009D7BCF" w:rsidRPr="007D2E50">
        <w:rPr>
          <w:rFonts w:ascii="Times New Roman" w:hAnsi="Times New Roman" w:cs="Times New Roman"/>
        </w:rPr>
        <w:t xml:space="preserve"> proposée</w:t>
      </w:r>
      <w:r w:rsidRPr="007D2E50">
        <w:rPr>
          <w:rFonts w:ascii="Times New Roman" w:hAnsi="Times New Roman" w:cs="Times New Roman"/>
        </w:rPr>
        <w:t xml:space="preserve">.  </w:t>
      </w:r>
    </w:p>
    <w:p w14:paraId="67A2C38F" w14:textId="77777777" w:rsidR="00F74843" w:rsidRPr="00ED1396" w:rsidRDefault="00F74843" w:rsidP="00ED1396">
      <w:pPr>
        <w:pStyle w:val="Titre2"/>
        <w:numPr>
          <w:ilvl w:val="1"/>
          <w:numId w:val="32"/>
        </w:numPr>
        <w:ind w:hanging="436"/>
      </w:pPr>
      <w:bookmarkStart w:id="314" w:name="_Toc445811008"/>
      <w:r w:rsidRPr="00ED1396">
        <w:t>Formation</w:t>
      </w:r>
      <w:bookmarkEnd w:id="314"/>
      <w:r w:rsidRPr="00ED1396">
        <w:t xml:space="preserve"> </w:t>
      </w:r>
    </w:p>
    <w:p w14:paraId="6A3538B6" w14:textId="77777777" w:rsidR="00F74843" w:rsidRPr="007D2E50" w:rsidRDefault="00F74843"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Une session de formation d’environ une journée devra être organisée pour les utilisateurs internes.</w:t>
      </w:r>
    </w:p>
    <w:p w14:paraId="16CD9050" w14:textId="77777777" w:rsidR="0060729B" w:rsidRDefault="0060729B" w:rsidP="0060729B">
      <w:pPr>
        <w:pStyle w:val="Titre2"/>
        <w:numPr>
          <w:ilvl w:val="1"/>
          <w:numId w:val="32"/>
        </w:numPr>
      </w:pPr>
      <w:bookmarkStart w:id="315" w:name="_Toc445811009"/>
      <w:r>
        <w:lastRenderedPageBreak/>
        <w:t>La propriété intellectuelle</w:t>
      </w:r>
      <w:bookmarkEnd w:id="315"/>
    </w:p>
    <w:p w14:paraId="6725F9A5" w14:textId="77777777" w:rsidR="0060729B" w:rsidRPr="0060729B" w:rsidRDefault="0060729B" w:rsidP="0060729B">
      <w:pPr>
        <w:spacing w:before="100" w:beforeAutospacing="1" w:after="0" w:line="240" w:lineRule="auto"/>
        <w:jc w:val="both"/>
        <w:rPr>
          <w:rFonts w:ascii="Times New Roman" w:eastAsia="Times New Roman" w:hAnsi="Times New Roman" w:cs="Times New Roman"/>
          <w:color w:val="000000"/>
          <w:lang w:eastAsia="fr-FR"/>
        </w:rPr>
      </w:pPr>
      <w:r w:rsidRPr="0060729B">
        <w:rPr>
          <w:rFonts w:ascii="Times New Roman" w:eastAsia="Times New Roman" w:hAnsi="Times New Roman" w:cs="Times New Roman"/>
          <w:color w:val="000000"/>
          <w:lang w:eastAsia="fr-FR"/>
        </w:rPr>
        <w:t xml:space="preserve">L’application développée restera dans la propriété de l’entreprise. </w:t>
      </w:r>
    </w:p>
    <w:p w14:paraId="36E70BB4" w14:textId="77777777" w:rsidR="00F74843" w:rsidRPr="00ED1396" w:rsidRDefault="00F74843" w:rsidP="00ED1396">
      <w:pPr>
        <w:pStyle w:val="Titre2"/>
        <w:numPr>
          <w:ilvl w:val="1"/>
          <w:numId w:val="32"/>
        </w:numPr>
        <w:ind w:hanging="436"/>
      </w:pPr>
      <w:bookmarkStart w:id="316" w:name="_Toc445811010"/>
      <w:r w:rsidRPr="007D2E50">
        <w:t>Livrables</w:t>
      </w:r>
      <w:bookmarkEnd w:id="316"/>
      <w:r w:rsidRPr="00ED1396">
        <w:rPr>
          <w:b w:val="0"/>
          <w:bCs w:val="0"/>
        </w:rPr>
        <w:t xml:space="preserve"> </w:t>
      </w:r>
    </w:p>
    <w:p w14:paraId="58B8CD48" w14:textId="77777777" w:rsidR="00F74843" w:rsidRPr="007D2E50" w:rsidRDefault="00F74843" w:rsidP="00812559">
      <w:pPr>
        <w:spacing w:before="100" w:beforeAutospacing="1" w:after="0"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Les livrables </w:t>
      </w:r>
      <w:r w:rsidR="009D7BCF" w:rsidRPr="007D2E50">
        <w:rPr>
          <w:rFonts w:ascii="Times New Roman" w:eastAsia="Times New Roman" w:hAnsi="Times New Roman" w:cs="Times New Roman"/>
          <w:color w:val="000000"/>
          <w:lang w:eastAsia="fr-FR"/>
        </w:rPr>
        <w:t>attendus par</w:t>
      </w:r>
      <w:r w:rsidRPr="007D2E50">
        <w:rPr>
          <w:rFonts w:ascii="Times New Roman" w:eastAsia="Times New Roman" w:hAnsi="Times New Roman" w:cs="Times New Roman"/>
          <w:color w:val="000000"/>
          <w:lang w:eastAsia="fr-FR"/>
        </w:rPr>
        <w:t xml:space="preserve"> l</w:t>
      </w:r>
      <w:r w:rsidR="009D7BCF" w:rsidRPr="007D2E50">
        <w:rPr>
          <w:rFonts w:ascii="Times New Roman" w:eastAsia="Times New Roman" w:hAnsi="Times New Roman" w:cs="Times New Roman"/>
          <w:color w:val="000000"/>
          <w:lang w:eastAsia="fr-FR"/>
        </w:rPr>
        <w:t xml:space="preserve">’entreprise </w:t>
      </w:r>
      <w:r w:rsidRPr="007D2E50">
        <w:rPr>
          <w:rFonts w:ascii="Times New Roman" w:eastAsia="Times New Roman" w:hAnsi="Times New Roman" w:cs="Times New Roman"/>
          <w:color w:val="000000"/>
          <w:lang w:eastAsia="fr-FR"/>
        </w:rPr>
        <w:t xml:space="preserve">sont : </w:t>
      </w:r>
    </w:p>
    <w:p w14:paraId="44A83BA4" w14:textId="77777777" w:rsidR="00F74843" w:rsidRPr="007D2E50" w:rsidRDefault="00F74843" w:rsidP="00812559">
      <w:pPr>
        <w:pStyle w:val="Paragraphedeliste"/>
        <w:numPr>
          <w:ilvl w:val="0"/>
          <w:numId w:val="12"/>
        </w:num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Application qui respecte l’ensemble de contraintes et des règles de gestion validées par les 2 parties ;</w:t>
      </w:r>
    </w:p>
    <w:p w14:paraId="0504DF6B" w14:textId="77777777" w:rsidR="00F74843" w:rsidRPr="007D2E50" w:rsidRDefault="00F74843" w:rsidP="00812559">
      <w:pPr>
        <w:pStyle w:val="Paragraphedeliste"/>
        <w:numPr>
          <w:ilvl w:val="0"/>
          <w:numId w:val="12"/>
        </w:numPr>
        <w:spacing w:before="100" w:beforeAutospacing="1" w:after="100" w:afterAutospacing="1" w:line="240" w:lineRule="auto"/>
        <w:jc w:val="both"/>
        <w:rPr>
          <w:rFonts w:ascii="Times New Roman" w:hAnsi="Times New Roman" w:cs="Times New Roman"/>
          <w:color w:val="000000"/>
        </w:rPr>
      </w:pPr>
      <w:r w:rsidRPr="007D2E50">
        <w:rPr>
          <w:rFonts w:ascii="Times New Roman" w:eastAsia="Times New Roman" w:hAnsi="Times New Roman" w:cs="Times New Roman"/>
          <w:color w:val="000000"/>
          <w:lang w:eastAsia="fr-FR"/>
        </w:rPr>
        <w:t>Un mode opératoire expliquant l’utilisation de l’application.</w:t>
      </w:r>
      <w:r w:rsidRPr="007D2E50">
        <w:rPr>
          <w:rFonts w:ascii="Times New Roman" w:hAnsi="Times New Roman" w:cs="Times New Roman"/>
          <w:color w:val="000000"/>
        </w:rPr>
        <w:t xml:space="preserve"> </w:t>
      </w:r>
    </w:p>
    <w:p w14:paraId="26FBC15F" w14:textId="77777777" w:rsidR="00ED1396" w:rsidRDefault="00ED1396">
      <w:pPr>
        <w:rPr>
          <w:rFonts w:asciiTheme="majorHAnsi" w:eastAsiaTheme="majorEastAsia" w:hAnsiTheme="majorHAnsi" w:cstheme="majorBidi"/>
          <w:b/>
          <w:color w:val="365F91" w:themeColor="accent1" w:themeShade="BF"/>
          <w:sz w:val="28"/>
          <w:szCs w:val="28"/>
        </w:rPr>
      </w:pPr>
      <w:r>
        <w:rPr>
          <w:bCs/>
        </w:rPr>
        <w:br w:type="page"/>
      </w:r>
    </w:p>
    <w:p w14:paraId="23362784" w14:textId="77777777" w:rsidR="005A3A6A" w:rsidRPr="007D2E50" w:rsidRDefault="00ED1396" w:rsidP="00ED1396">
      <w:pPr>
        <w:pStyle w:val="Titre1"/>
        <w:jc w:val="center"/>
      </w:pPr>
      <w:bookmarkStart w:id="317" w:name="_Toc445811011"/>
      <w:r w:rsidRPr="00ED1396">
        <w:rPr>
          <w:bCs w:val="0"/>
        </w:rPr>
        <w:lastRenderedPageBreak/>
        <w:t>3.</w:t>
      </w:r>
      <w:r w:rsidRPr="00ED1396">
        <w:t xml:space="preserve"> </w:t>
      </w:r>
      <w:r w:rsidR="005A3A6A" w:rsidRPr="00ED1396">
        <w:t>Critères</w:t>
      </w:r>
      <w:r w:rsidR="005A3A6A" w:rsidRPr="007D2E50">
        <w:t xml:space="preserve"> de la solution technique</w:t>
      </w:r>
      <w:bookmarkEnd w:id="317"/>
    </w:p>
    <w:p w14:paraId="6F96A9CC" w14:textId="77777777" w:rsidR="005A3A6A" w:rsidRPr="007D2E50" w:rsidRDefault="005A3A6A" w:rsidP="00812559">
      <w:pPr>
        <w:spacing w:after="0"/>
        <w:jc w:val="both"/>
        <w:rPr>
          <w:rFonts w:ascii="Times New Roman" w:hAnsi="Times New Roman" w:cs="Times New Roman"/>
        </w:rPr>
      </w:pPr>
    </w:p>
    <w:p w14:paraId="01FCF5D1" w14:textId="77777777" w:rsidR="00704A43" w:rsidRPr="007D2E50" w:rsidRDefault="005A3A6A" w:rsidP="006170D6">
      <w:pPr>
        <w:spacing w:before="240"/>
        <w:jc w:val="both"/>
        <w:rPr>
          <w:rFonts w:ascii="Times New Roman" w:hAnsi="Times New Roman" w:cs="Times New Roman"/>
        </w:rPr>
      </w:pPr>
      <w:r w:rsidRPr="007D2E50">
        <w:rPr>
          <w:rFonts w:ascii="Times New Roman" w:hAnsi="Times New Roman" w:cs="Times New Roman"/>
        </w:rPr>
        <w:t xml:space="preserve">La solution technique devra reprendre le processus décris </w:t>
      </w:r>
      <w:r w:rsidR="0048722A">
        <w:rPr>
          <w:rFonts w:ascii="Times New Roman" w:hAnsi="Times New Roman" w:cs="Times New Roman"/>
        </w:rPr>
        <w:t>dans la partie 1.3</w:t>
      </w:r>
      <w:r w:rsidRPr="007D2E50">
        <w:rPr>
          <w:rFonts w:ascii="Times New Roman" w:hAnsi="Times New Roman" w:cs="Times New Roman"/>
        </w:rPr>
        <w:t xml:space="preserve">. </w:t>
      </w:r>
    </w:p>
    <w:p w14:paraId="606F0C65" w14:textId="77777777" w:rsidR="0048722A" w:rsidRDefault="005A3A6A" w:rsidP="006170D6">
      <w:pPr>
        <w:jc w:val="both"/>
        <w:rPr>
          <w:rFonts w:ascii="Times New Roman" w:hAnsi="Times New Roman" w:cs="Times New Roman"/>
        </w:rPr>
      </w:pPr>
      <w:r w:rsidRPr="007D2E50">
        <w:rPr>
          <w:rFonts w:ascii="Times New Roman" w:hAnsi="Times New Roman" w:cs="Times New Roman"/>
        </w:rPr>
        <w:t xml:space="preserve">Les documents à signer </w:t>
      </w:r>
      <w:r w:rsidR="00704A43" w:rsidRPr="007D2E50">
        <w:rPr>
          <w:rFonts w:ascii="Times New Roman" w:hAnsi="Times New Roman" w:cs="Times New Roman"/>
        </w:rPr>
        <w:t>pourront</w:t>
      </w:r>
      <w:r w:rsidRPr="007D2E50">
        <w:rPr>
          <w:rFonts w:ascii="Times New Roman" w:hAnsi="Times New Roman" w:cs="Times New Roman"/>
        </w:rPr>
        <w:t xml:space="preserve"> scannés et ajoutés dans l’application par les utilisateurs</w:t>
      </w:r>
      <w:r w:rsidR="00704A43" w:rsidRPr="007D2E50">
        <w:rPr>
          <w:rFonts w:ascii="Times New Roman" w:hAnsi="Times New Roman" w:cs="Times New Roman"/>
        </w:rPr>
        <w:t xml:space="preserve"> ou remplacés par des formulaires avec une validation électronique</w:t>
      </w:r>
      <w:r w:rsidRPr="007D2E50">
        <w:rPr>
          <w:rFonts w:ascii="Times New Roman" w:hAnsi="Times New Roman" w:cs="Times New Roman"/>
        </w:rPr>
        <w:t xml:space="preserve">. </w:t>
      </w:r>
    </w:p>
    <w:p w14:paraId="1F3B64C0" w14:textId="77777777" w:rsidR="005A3A6A" w:rsidRPr="007D2E50" w:rsidRDefault="0048722A" w:rsidP="006170D6">
      <w:pPr>
        <w:jc w:val="both"/>
        <w:rPr>
          <w:rFonts w:ascii="Times New Roman" w:hAnsi="Times New Roman" w:cs="Times New Roman"/>
        </w:rPr>
      </w:pPr>
      <w:r>
        <w:rPr>
          <w:rFonts w:ascii="Times New Roman" w:hAnsi="Times New Roman" w:cs="Times New Roman"/>
        </w:rPr>
        <w:t>L</w:t>
      </w:r>
      <w:r w:rsidR="005A3A6A" w:rsidRPr="007D2E50">
        <w:rPr>
          <w:rFonts w:ascii="Times New Roman" w:hAnsi="Times New Roman" w:cs="Times New Roman"/>
        </w:rPr>
        <w:t xml:space="preserve">’évolution de ce processus est permise. </w:t>
      </w:r>
    </w:p>
    <w:p w14:paraId="4494CD00" w14:textId="77777777" w:rsidR="005A3A6A" w:rsidRPr="007D2E50" w:rsidRDefault="005A3A6A" w:rsidP="00812559">
      <w:pPr>
        <w:spacing w:after="0"/>
        <w:jc w:val="both"/>
        <w:rPr>
          <w:rFonts w:ascii="Times New Roman" w:hAnsi="Times New Roman" w:cs="Times New Roman"/>
        </w:rPr>
      </w:pPr>
      <w:r w:rsidRPr="007D2E50">
        <w:rPr>
          <w:rFonts w:ascii="Times New Roman" w:hAnsi="Times New Roman" w:cs="Times New Roman"/>
        </w:rPr>
        <w:t xml:space="preserve">De plus, </w:t>
      </w:r>
      <w:r w:rsidR="006170D6">
        <w:rPr>
          <w:rFonts w:ascii="Times New Roman" w:hAnsi="Times New Roman" w:cs="Times New Roman"/>
        </w:rPr>
        <w:t>la solution proposée</w:t>
      </w:r>
      <w:r w:rsidRPr="007D2E50">
        <w:rPr>
          <w:rFonts w:ascii="Times New Roman" w:hAnsi="Times New Roman" w:cs="Times New Roman"/>
        </w:rPr>
        <w:t xml:space="preserve"> devra répondre aux contraintes suivantes : </w:t>
      </w:r>
    </w:p>
    <w:p w14:paraId="1B895C22" w14:textId="77777777" w:rsidR="005A3A6A" w:rsidRPr="0048722A" w:rsidRDefault="005A3A6A" w:rsidP="006170D6">
      <w:pPr>
        <w:pStyle w:val="Titre2"/>
        <w:numPr>
          <w:ilvl w:val="1"/>
          <w:numId w:val="10"/>
        </w:numPr>
        <w:spacing w:after="240"/>
        <w:rPr>
          <w:rStyle w:val="Titre3Car"/>
          <w:b/>
          <w:bCs/>
        </w:rPr>
      </w:pPr>
      <w:bookmarkStart w:id="318" w:name="_Toc445811012"/>
      <w:r w:rsidRPr="0048722A">
        <w:rPr>
          <w:rStyle w:val="Titre3Car"/>
          <w:b/>
          <w:bCs/>
        </w:rPr>
        <w:t>Economiques (budgétaires)</w:t>
      </w:r>
      <w:bookmarkEnd w:id="318"/>
    </w:p>
    <w:p w14:paraId="7FA043BD" w14:textId="77777777" w:rsidR="005A3A6A" w:rsidRPr="007D2E50" w:rsidRDefault="005A3A6A" w:rsidP="006170D6">
      <w:pPr>
        <w:jc w:val="both"/>
        <w:rPr>
          <w:rFonts w:ascii="Times New Roman" w:hAnsi="Times New Roman" w:cs="Times New Roman"/>
        </w:rPr>
      </w:pPr>
      <w:r w:rsidRPr="007D2E50">
        <w:rPr>
          <w:rFonts w:ascii="Times New Roman" w:hAnsi="Times New Roman" w:cs="Times New Roman"/>
        </w:rPr>
        <w:t>L’application devra être réceptionnée au plus tard le 10 juin 2016.</w:t>
      </w:r>
    </w:p>
    <w:p w14:paraId="42539D20" w14:textId="06FCF738" w:rsidR="005A3A6A" w:rsidRPr="007D2E50" w:rsidRDefault="005A3A6A" w:rsidP="006170D6">
      <w:pPr>
        <w:jc w:val="both"/>
        <w:rPr>
          <w:rFonts w:ascii="Times New Roman" w:hAnsi="Times New Roman" w:cs="Times New Roman"/>
        </w:rPr>
      </w:pPr>
      <w:r w:rsidRPr="007D2E50">
        <w:rPr>
          <w:rFonts w:ascii="Times New Roman" w:hAnsi="Times New Roman" w:cs="Times New Roman"/>
        </w:rPr>
        <w:t xml:space="preserve">Le budget alloué pour la réalisation de cette application est </w:t>
      </w:r>
      <w:commentRangeStart w:id="319"/>
      <w:del w:id="320" w:author="Adrien Adrien" w:date="2016-03-15T12:56:00Z">
        <w:r w:rsidRPr="007D2E50" w:rsidDel="009F572A">
          <w:rPr>
            <w:rFonts w:ascii="Times New Roman" w:hAnsi="Times New Roman" w:cs="Times New Roman"/>
          </w:rPr>
          <w:delText>100 00</w:delText>
        </w:r>
      </w:del>
      <w:r w:rsidRPr="007D2E50">
        <w:rPr>
          <w:rFonts w:ascii="Times New Roman" w:hAnsi="Times New Roman" w:cs="Times New Roman"/>
        </w:rPr>
        <w:t xml:space="preserve">0€. </w:t>
      </w:r>
      <w:commentRangeEnd w:id="319"/>
      <w:r w:rsidR="006419A9">
        <w:rPr>
          <w:rStyle w:val="Marquedecommentaire"/>
        </w:rPr>
        <w:commentReference w:id="319"/>
      </w:r>
    </w:p>
    <w:p w14:paraId="1CBFAB05" w14:textId="272D39A4" w:rsidR="005A3A6A" w:rsidRPr="007D2E50" w:rsidDel="009F572A" w:rsidRDefault="005A3A6A" w:rsidP="006170D6">
      <w:pPr>
        <w:jc w:val="both"/>
        <w:rPr>
          <w:del w:id="321" w:author="Adrien Adrien" w:date="2016-03-15T12:56:00Z"/>
          <w:rFonts w:ascii="Times New Roman" w:hAnsi="Times New Roman" w:cs="Times New Roman"/>
        </w:rPr>
      </w:pPr>
      <w:del w:id="322" w:author="Adrien Adrien" w:date="2016-03-15T12:56:00Z">
        <w:r w:rsidRPr="007D2E50" w:rsidDel="009F572A">
          <w:rPr>
            <w:rFonts w:ascii="Times New Roman" w:hAnsi="Times New Roman" w:cs="Times New Roman"/>
          </w:rPr>
          <w:delText>Il inclut </w:delText>
        </w:r>
        <w:r w:rsidR="00E656A5" w:rsidRPr="007D2E50" w:rsidDel="009F572A">
          <w:rPr>
            <w:rFonts w:ascii="Times New Roman" w:hAnsi="Times New Roman" w:cs="Times New Roman"/>
          </w:rPr>
          <w:delText>la réalisation de ce projet et l</w:delText>
        </w:r>
        <w:r w:rsidRPr="007D2E50" w:rsidDel="009F572A">
          <w:rPr>
            <w:rFonts w:ascii="Times New Roman" w:hAnsi="Times New Roman" w:cs="Times New Roman"/>
          </w:rPr>
          <w:delText>a maintenance (durée : 1 an après la livraison).</w:delText>
        </w:r>
        <w:bookmarkStart w:id="323" w:name="_Toc445811013"/>
        <w:bookmarkEnd w:id="323"/>
      </w:del>
    </w:p>
    <w:p w14:paraId="0010A2DB" w14:textId="77777777" w:rsidR="005A3A6A" w:rsidRPr="0048722A" w:rsidRDefault="005A3A6A" w:rsidP="006170D6">
      <w:pPr>
        <w:pStyle w:val="Titre2"/>
        <w:numPr>
          <w:ilvl w:val="1"/>
          <w:numId w:val="10"/>
        </w:numPr>
        <w:spacing w:after="240"/>
        <w:rPr>
          <w:rStyle w:val="Titre3Car"/>
          <w:b/>
          <w:bCs/>
        </w:rPr>
      </w:pPr>
      <w:bookmarkStart w:id="324" w:name="_Toc445811014"/>
      <w:r w:rsidRPr="0048722A">
        <w:rPr>
          <w:rStyle w:val="Titre3Car"/>
          <w:b/>
          <w:bCs/>
        </w:rPr>
        <w:t>Environnementales</w:t>
      </w:r>
      <w:bookmarkEnd w:id="324"/>
    </w:p>
    <w:p w14:paraId="19445C57" w14:textId="77777777" w:rsidR="005A3A6A" w:rsidRPr="007D2E50" w:rsidRDefault="005A3A6A" w:rsidP="006170D6">
      <w:pPr>
        <w:jc w:val="both"/>
        <w:rPr>
          <w:rFonts w:ascii="Times New Roman" w:hAnsi="Times New Roman" w:cs="Times New Roman"/>
        </w:rPr>
      </w:pPr>
      <w:r w:rsidRPr="007D2E50">
        <w:rPr>
          <w:rFonts w:ascii="Times New Roman" w:hAnsi="Times New Roman" w:cs="Times New Roman"/>
        </w:rPr>
        <w:t xml:space="preserve">La mise en place de cette application devra réduire le nombre de documents papiers transmis en interne (entre les agents municipaux et le service de location, entre le service technique et le service de location etc.). </w:t>
      </w:r>
    </w:p>
    <w:p w14:paraId="6E973299" w14:textId="77777777" w:rsidR="005A3A6A" w:rsidRPr="0048722A" w:rsidRDefault="005A3A6A" w:rsidP="0048722A">
      <w:pPr>
        <w:pStyle w:val="Titre2"/>
        <w:numPr>
          <w:ilvl w:val="1"/>
          <w:numId w:val="10"/>
        </w:numPr>
        <w:rPr>
          <w:rStyle w:val="Titre3Car"/>
          <w:b/>
          <w:bCs/>
        </w:rPr>
      </w:pPr>
      <w:bookmarkStart w:id="325" w:name="_Toc445811015"/>
      <w:r w:rsidRPr="0048722A">
        <w:rPr>
          <w:rStyle w:val="Titre3Car"/>
          <w:b/>
          <w:bCs/>
        </w:rPr>
        <w:t>Sécuritaires</w:t>
      </w:r>
      <w:bookmarkEnd w:id="325"/>
    </w:p>
    <w:p w14:paraId="397CF988" w14:textId="77777777" w:rsidR="00663BDE" w:rsidRPr="007D2E50" w:rsidRDefault="00663BDE" w:rsidP="00812559">
      <w:pPr>
        <w:jc w:val="both"/>
        <w:rPr>
          <w:rFonts w:ascii="Times New Roman" w:hAnsi="Times New Roman" w:cs="Times New Roman"/>
        </w:rPr>
      </w:pPr>
      <w:r w:rsidRPr="007D2E50">
        <w:rPr>
          <w:rFonts w:ascii="Times New Roman" w:hAnsi="Times New Roman" w:cs="Times New Roman"/>
        </w:rPr>
        <w:t xml:space="preserve">La sécurisation des données utilisateur est une priorité pour l’entreprise. </w:t>
      </w:r>
      <w:r w:rsidR="005651E1" w:rsidRPr="007D2E50">
        <w:rPr>
          <w:rFonts w:ascii="Times New Roman" w:hAnsi="Times New Roman" w:cs="Times New Roman"/>
        </w:rPr>
        <w:t xml:space="preserve"> L’équipe informatique doit prendre en compte, dans le développement de l’application les règles définis par le CNIL, </w:t>
      </w:r>
      <w:bookmarkStart w:id="326" w:name="_GoBack"/>
      <w:commentRangeStart w:id="327"/>
      <w:r w:rsidR="005651E1" w:rsidRPr="007D2E50">
        <w:rPr>
          <w:rFonts w:ascii="Times New Roman" w:hAnsi="Times New Roman" w:cs="Times New Roman"/>
        </w:rPr>
        <w:t xml:space="preserve">notamment </w:t>
      </w:r>
      <w:commentRangeEnd w:id="327"/>
      <w:r w:rsidR="0073040E">
        <w:rPr>
          <w:rStyle w:val="Marquedecommentaire"/>
        </w:rPr>
        <w:commentReference w:id="327"/>
      </w:r>
      <w:bookmarkEnd w:id="326"/>
      <w:r w:rsidR="005651E1" w:rsidRPr="007D2E50">
        <w:rPr>
          <w:rFonts w:ascii="Times New Roman" w:hAnsi="Times New Roman" w:cs="Times New Roman"/>
        </w:rPr>
        <w:t xml:space="preserve">les 2 points ci-dessous : </w:t>
      </w:r>
    </w:p>
    <w:p w14:paraId="0A7DB80B" w14:textId="77777777" w:rsidR="00663BDE" w:rsidRPr="007D2E50" w:rsidRDefault="00CF5168" w:rsidP="00812559">
      <w:pPr>
        <w:jc w:val="both"/>
        <w:rPr>
          <w:rFonts w:ascii="Times New Roman" w:hAnsi="Times New Roman" w:cs="Times New Roman"/>
        </w:rPr>
      </w:pPr>
      <w:r w:rsidRPr="007D2E50">
        <w:rPr>
          <w:rFonts w:ascii="Times New Roman" w:hAnsi="Times New Roman" w:cs="Times New Roman"/>
        </w:rPr>
        <w:t xml:space="preserve">1. </w:t>
      </w:r>
      <w:r w:rsidR="00663BDE" w:rsidRPr="007D2E50">
        <w:rPr>
          <w:rFonts w:ascii="Times New Roman" w:hAnsi="Times New Roman" w:cs="Times New Roman"/>
        </w:rPr>
        <w:t>« Afin de garantir que chaque utilisateur du système informatique n’accède qu’aux données qu’il a besoin de connaître, deux éléments sont nécessaires :</w:t>
      </w:r>
    </w:p>
    <w:p w14:paraId="140A251D" w14:textId="77777777" w:rsidR="00663BDE" w:rsidRPr="006170D6" w:rsidRDefault="00663BDE" w:rsidP="006170D6">
      <w:pPr>
        <w:pStyle w:val="Paragraphedeliste"/>
        <w:numPr>
          <w:ilvl w:val="0"/>
          <w:numId w:val="36"/>
        </w:numPr>
        <w:jc w:val="both"/>
        <w:rPr>
          <w:rFonts w:ascii="Times New Roman" w:hAnsi="Times New Roman" w:cs="Times New Roman"/>
        </w:rPr>
      </w:pPr>
      <w:r w:rsidRPr="006170D6">
        <w:rPr>
          <w:rFonts w:ascii="Times New Roman" w:hAnsi="Times New Roman" w:cs="Times New Roman"/>
        </w:rPr>
        <w:t>la remise d’un identifiant unique à chaque utilisateur associé à un moyen de s’authentifier : une méthode d’authentification ;</w:t>
      </w:r>
    </w:p>
    <w:p w14:paraId="643E75F7" w14:textId="77777777" w:rsidR="00663BDE" w:rsidRPr="006170D6" w:rsidRDefault="00663BDE" w:rsidP="006170D6">
      <w:pPr>
        <w:pStyle w:val="Paragraphedeliste"/>
        <w:numPr>
          <w:ilvl w:val="0"/>
          <w:numId w:val="36"/>
        </w:numPr>
        <w:jc w:val="both"/>
        <w:rPr>
          <w:rFonts w:ascii="Times New Roman" w:hAnsi="Times New Roman" w:cs="Times New Roman"/>
        </w:rPr>
      </w:pPr>
      <w:r w:rsidRPr="006170D6">
        <w:rPr>
          <w:rFonts w:ascii="Times New Roman" w:hAnsi="Times New Roman" w:cs="Times New Roman"/>
        </w:rPr>
        <w:t>un contrôle a priori de l’accès aux données pour chaque catégorie d’utilisateurs : une gestion des habilitations. […]</w:t>
      </w:r>
    </w:p>
    <w:p w14:paraId="4B4079EB" w14:textId="77777777" w:rsidR="00663BDE" w:rsidRPr="007D2E50" w:rsidRDefault="00663BDE" w:rsidP="00812559">
      <w:pPr>
        <w:jc w:val="both"/>
        <w:rPr>
          <w:rFonts w:ascii="Times New Roman" w:hAnsi="Times New Roman" w:cs="Times New Roman"/>
        </w:rPr>
      </w:pPr>
      <w:r w:rsidRPr="007D2E50">
        <w:rPr>
          <w:rFonts w:ascii="Times New Roman" w:hAnsi="Times New Roman" w:cs="Times New Roman"/>
        </w:rPr>
        <w:t xml:space="preserve">A propos des identifiants (ou logins) des utilisateurs, ceux-ci doivent, dans la mesure du possible, être différents de ceux des comptes définis par défaut </w:t>
      </w:r>
      <w:r w:rsidR="000C6D81" w:rsidRPr="007D2E50">
        <w:rPr>
          <w:rFonts w:ascii="Times New Roman" w:hAnsi="Times New Roman" w:cs="Times New Roman"/>
        </w:rPr>
        <w:t>par les éditeurs de logiciels.</w:t>
      </w:r>
    </w:p>
    <w:p w14:paraId="03920983" w14:textId="77777777" w:rsidR="00663BDE" w:rsidRPr="007D2E50" w:rsidRDefault="00663BDE" w:rsidP="00812559">
      <w:pPr>
        <w:jc w:val="both"/>
        <w:rPr>
          <w:rFonts w:ascii="Times New Roman" w:hAnsi="Times New Roman" w:cs="Times New Roman"/>
        </w:rPr>
      </w:pPr>
      <w:r w:rsidRPr="007D2E50">
        <w:rPr>
          <w:rFonts w:ascii="Times New Roman" w:hAnsi="Times New Roman" w:cs="Times New Roman"/>
        </w:rPr>
        <w:t>Aucun compte ne devrait être partagé entre plusieurs utilisateurs.</w:t>
      </w:r>
    </w:p>
    <w:p w14:paraId="1483919A" w14:textId="77777777" w:rsidR="00663BDE" w:rsidRPr="007D2E50" w:rsidRDefault="00663BDE" w:rsidP="00812559">
      <w:pPr>
        <w:jc w:val="both"/>
        <w:rPr>
          <w:rFonts w:ascii="Times New Roman" w:hAnsi="Times New Roman" w:cs="Times New Roman"/>
        </w:rPr>
      </w:pPr>
      <w:r w:rsidRPr="007D2E50">
        <w:rPr>
          <w:rFonts w:ascii="Times New Roman" w:hAnsi="Times New Roman" w:cs="Times New Roman"/>
        </w:rPr>
        <w:t>Dans le cas d’une authentification des utilisateurs basée sur des mots de passe, leur mise en œuvre doit respecter les règles suivantes :</w:t>
      </w:r>
    </w:p>
    <w:p w14:paraId="16757E77" w14:textId="77777777" w:rsidR="00663BDE" w:rsidRPr="007D2E50" w:rsidRDefault="00663BDE" w:rsidP="00812559">
      <w:pPr>
        <w:pStyle w:val="Paragraphedeliste"/>
        <w:numPr>
          <w:ilvl w:val="0"/>
          <w:numId w:val="23"/>
        </w:numPr>
        <w:jc w:val="both"/>
        <w:rPr>
          <w:rFonts w:ascii="Times New Roman" w:hAnsi="Times New Roman" w:cs="Times New Roman"/>
        </w:rPr>
      </w:pPr>
      <w:r w:rsidRPr="007D2E50">
        <w:rPr>
          <w:rFonts w:ascii="Times New Roman" w:hAnsi="Times New Roman" w:cs="Times New Roman"/>
        </w:rPr>
        <w:t>avoir une taille de 8 caractères minimum ;</w:t>
      </w:r>
    </w:p>
    <w:p w14:paraId="34815394" w14:textId="77777777" w:rsidR="00663BDE" w:rsidRPr="007D2E50" w:rsidRDefault="00663BDE" w:rsidP="00812559">
      <w:pPr>
        <w:pStyle w:val="Paragraphedeliste"/>
        <w:numPr>
          <w:ilvl w:val="0"/>
          <w:numId w:val="23"/>
        </w:numPr>
        <w:jc w:val="both"/>
        <w:rPr>
          <w:rFonts w:ascii="Times New Roman" w:hAnsi="Times New Roman" w:cs="Times New Roman"/>
        </w:rPr>
      </w:pPr>
      <w:r w:rsidRPr="007D2E50">
        <w:rPr>
          <w:rFonts w:ascii="Times New Roman" w:hAnsi="Times New Roman" w:cs="Times New Roman"/>
        </w:rPr>
        <w:t>utiliser des caractères de types différents (majuscules, minuscules, chiffres, caractères spéciaux). Des moyens mnémotechniques permettent de créer des mots de passe complexe, par exemple</w:t>
      </w:r>
    </w:p>
    <w:p w14:paraId="60701F05" w14:textId="77777777" w:rsidR="00663BDE" w:rsidRPr="007D2E50" w:rsidRDefault="00663BDE" w:rsidP="00812559">
      <w:pPr>
        <w:pStyle w:val="Paragraphedeliste"/>
        <w:numPr>
          <w:ilvl w:val="1"/>
          <w:numId w:val="7"/>
        </w:numPr>
        <w:jc w:val="both"/>
        <w:rPr>
          <w:rFonts w:ascii="Times New Roman" w:hAnsi="Times New Roman" w:cs="Times New Roman"/>
        </w:rPr>
      </w:pPr>
      <w:r w:rsidRPr="007D2E50">
        <w:rPr>
          <w:rFonts w:ascii="Times New Roman" w:hAnsi="Times New Roman" w:cs="Times New Roman"/>
        </w:rPr>
        <w:t>en ne conservant que les premières lettres des mots d’une phrase ;</w:t>
      </w:r>
    </w:p>
    <w:p w14:paraId="4862DCE1" w14:textId="77777777" w:rsidR="00663BDE" w:rsidRPr="007D2E50" w:rsidRDefault="00663BDE" w:rsidP="00812559">
      <w:pPr>
        <w:pStyle w:val="Paragraphedeliste"/>
        <w:numPr>
          <w:ilvl w:val="1"/>
          <w:numId w:val="7"/>
        </w:numPr>
        <w:jc w:val="both"/>
        <w:rPr>
          <w:rFonts w:ascii="Times New Roman" w:hAnsi="Times New Roman" w:cs="Times New Roman"/>
        </w:rPr>
      </w:pPr>
      <w:r w:rsidRPr="007D2E50">
        <w:rPr>
          <w:rFonts w:ascii="Times New Roman" w:hAnsi="Times New Roman" w:cs="Times New Roman"/>
        </w:rPr>
        <w:t>en mettant une majuscule si le mot est un nom (ex : Chef) ;</w:t>
      </w:r>
    </w:p>
    <w:p w14:paraId="13C08A51" w14:textId="77777777" w:rsidR="00663BDE" w:rsidRPr="007D2E50" w:rsidRDefault="00663BDE" w:rsidP="00812559">
      <w:pPr>
        <w:pStyle w:val="Paragraphedeliste"/>
        <w:numPr>
          <w:ilvl w:val="1"/>
          <w:numId w:val="7"/>
        </w:numPr>
        <w:jc w:val="both"/>
        <w:rPr>
          <w:rFonts w:ascii="Times New Roman" w:hAnsi="Times New Roman" w:cs="Times New Roman"/>
        </w:rPr>
      </w:pPr>
      <w:r w:rsidRPr="007D2E50">
        <w:rPr>
          <w:rFonts w:ascii="Times New Roman" w:hAnsi="Times New Roman" w:cs="Times New Roman"/>
        </w:rPr>
        <w:lastRenderedPageBreak/>
        <w:t>en gardant des signes de ponctuation (ex : ’) ;</w:t>
      </w:r>
    </w:p>
    <w:p w14:paraId="5C871273" w14:textId="77777777" w:rsidR="00663BDE" w:rsidRPr="007D2E50" w:rsidRDefault="00663BDE" w:rsidP="00812559">
      <w:pPr>
        <w:pStyle w:val="Paragraphedeliste"/>
        <w:numPr>
          <w:ilvl w:val="1"/>
          <w:numId w:val="7"/>
        </w:numPr>
        <w:jc w:val="both"/>
        <w:rPr>
          <w:rFonts w:ascii="Times New Roman" w:hAnsi="Times New Roman" w:cs="Times New Roman"/>
        </w:rPr>
      </w:pPr>
      <w:r w:rsidRPr="007D2E50">
        <w:rPr>
          <w:rFonts w:ascii="Times New Roman" w:hAnsi="Times New Roman" w:cs="Times New Roman"/>
        </w:rPr>
        <w:t>en exprimant les nombres à l’aide des chiffres de 0 à 9 (ex : Un -&gt;1) ;</w:t>
      </w:r>
    </w:p>
    <w:p w14:paraId="44DBBB7D" w14:textId="77777777" w:rsidR="00663BDE" w:rsidRPr="007D2E50" w:rsidRDefault="00663BDE" w:rsidP="00812559">
      <w:pPr>
        <w:pStyle w:val="Paragraphedeliste"/>
        <w:numPr>
          <w:ilvl w:val="0"/>
          <w:numId w:val="7"/>
        </w:numPr>
        <w:jc w:val="both"/>
        <w:rPr>
          <w:rFonts w:ascii="Times New Roman" w:hAnsi="Times New Roman" w:cs="Times New Roman"/>
        </w:rPr>
      </w:pPr>
      <w:r w:rsidRPr="007D2E50">
        <w:rPr>
          <w:rFonts w:ascii="Times New Roman" w:hAnsi="Times New Roman" w:cs="Times New Roman"/>
        </w:rPr>
        <w:t>changer de mot de passe régulièrement (tous les 3 mois par exemple).</w:t>
      </w:r>
    </w:p>
    <w:p w14:paraId="3CB491F6" w14:textId="77777777" w:rsidR="00663BDE" w:rsidRPr="007D2E50" w:rsidRDefault="00663BDE" w:rsidP="00812559">
      <w:pPr>
        <w:jc w:val="both"/>
        <w:rPr>
          <w:rFonts w:ascii="Times New Roman" w:hAnsi="Times New Roman" w:cs="Times New Roman"/>
        </w:rPr>
      </w:pPr>
      <w:r w:rsidRPr="007D2E50">
        <w:rPr>
          <w:rFonts w:ascii="Times New Roman" w:hAnsi="Times New Roman" w:cs="Times New Roman"/>
        </w:rPr>
        <w:t>Lorsque le renouvellement d’un mot de passe est consécutif à un oubli, une fois que le mot de passe a été réinitialisé, l’utilisateur doit être dans l’obligation de le changer dès sa première connexion afin de le personnaliser.</w:t>
      </w:r>
      <w:r w:rsidR="005651E1" w:rsidRPr="007D2E50">
        <w:rPr>
          <w:rFonts w:ascii="Times New Roman" w:hAnsi="Times New Roman" w:cs="Times New Roman"/>
        </w:rPr>
        <w:t> »</w:t>
      </w:r>
    </w:p>
    <w:p w14:paraId="76506541" w14:textId="77777777" w:rsidR="005A3A6A" w:rsidRPr="007D2E50" w:rsidRDefault="00CF5168" w:rsidP="00812559">
      <w:pPr>
        <w:spacing w:before="240"/>
        <w:jc w:val="both"/>
        <w:rPr>
          <w:rFonts w:ascii="Times New Roman" w:hAnsi="Times New Roman" w:cs="Times New Roman"/>
        </w:rPr>
      </w:pPr>
      <w:r w:rsidRPr="007D2E50">
        <w:rPr>
          <w:rFonts w:ascii="Times New Roman" w:hAnsi="Times New Roman" w:cs="Times New Roman"/>
        </w:rPr>
        <w:t>2. P</w:t>
      </w:r>
      <w:r w:rsidR="005A3A6A" w:rsidRPr="007D2E50">
        <w:rPr>
          <w:rFonts w:ascii="Times New Roman" w:hAnsi="Times New Roman" w:cs="Times New Roman"/>
        </w:rPr>
        <w:t>our que l’entreprise puisse utiliser les données d’</w:t>
      </w:r>
      <w:r w:rsidR="00663BDE" w:rsidRPr="007D2E50">
        <w:rPr>
          <w:rFonts w:ascii="Times New Roman" w:hAnsi="Times New Roman" w:cs="Times New Roman"/>
        </w:rPr>
        <w:t xml:space="preserve">utilisateurs </w:t>
      </w:r>
      <w:r w:rsidR="005A3A6A" w:rsidRPr="007D2E50">
        <w:rPr>
          <w:rFonts w:ascii="Times New Roman" w:hAnsi="Times New Roman" w:cs="Times New Roman"/>
        </w:rPr>
        <w:t xml:space="preserve">pour la prospection commerciale, le principe décrit ci-dessous doit être pris en compte dans la conception des formulaires. </w:t>
      </w:r>
    </w:p>
    <w:p w14:paraId="0549551E" w14:textId="77777777" w:rsidR="005A3A6A" w:rsidRPr="007D2E50" w:rsidRDefault="005A3A6A" w:rsidP="00812559">
      <w:pPr>
        <w:jc w:val="both"/>
        <w:rPr>
          <w:rFonts w:ascii="Times New Roman" w:hAnsi="Times New Roman" w:cs="Times New Roman"/>
        </w:rPr>
      </w:pPr>
      <w:r w:rsidRPr="007D2E50">
        <w:rPr>
          <w:rFonts w:ascii="Times New Roman" w:hAnsi="Times New Roman" w:cs="Times New Roman"/>
        </w:rPr>
        <w:t>« Le principe : information préalable et droit d'opposition</w:t>
      </w:r>
      <w:r w:rsidR="003D57F3" w:rsidRPr="007D2E50">
        <w:rPr>
          <w:rFonts w:ascii="Times New Roman" w:hAnsi="Times New Roman" w:cs="Times New Roman"/>
        </w:rPr>
        <w:t> »</w:t>
      </w:r>
    </w:p>
    <w:p w14:paraId="695325F4" w14:textId="77777777" w:rsidR="005A3A6A" w:rsidRPr="007D2E50" w:rsidRDefault="003D57F3" w:rsidP="00812559">
      <w:pPr>
        <w:jc w:val="both"/>
        <w:rPr>
          <w:rFonts w:ascii="Times New Roman" w:hAnsi="Times New Roman" w:cs="Times New Roman"/>
        </w:rPr>
      </w:pPr>
      <w:r w:rsidRPr="007D2E50">
        <w:rPr>
          <w:rFonts w:ascii="Times New Roman" w:hAnsi="Times New Roman" w:cs="Times New Roman"/>
        </w:rPr>
        <w:t>L</w:t>
      </w:r>
      <w:r w:rsidR="005A3A6A" w:rsidRPr="007D2E50">
        <w:rPr>
          <w:rFonts w:ascii="Times New Roman" w:hAnsi="Times New Roman" w:cs="Times New Roman"/>
        </w:rPr>
        <w:t>a personne doit, au moment de la collecte de son adresse de messagerie</w:t>
      </w:r>
    </w:p>
    <w:p w14:paraId="35E3FB7A" w14:textId="77777777" w:rsidR="005A3A6A" w:rsidRPr="007D2E50" w:rsidRDefault="005A3A6A" w:rsidP="00812559">
      <w:pPr>
        <w:pStyle w:val="Paragraphedeliste"/>
        <w:numPr>
          <w:ilvl w:val="0"/>
          <w:numId w:val="24"/>
        </w:numPr>
        <w:jc w:val="both"/>
        <w:rPr>
          <w:rFonts w:ascii="Times New Roman" w:hAnsi="Times New Roman" w:cs="Times New Roman"/>
        </w:rPr>
      </w:pPr>
      <w:r w:rsidRPr="007D2E50">
        <w:rPr>
          <w:rFonts w:ascii="Times New Roman" w:hAnsi="Times New Roman" w:cs="Times New Roman"/>
        </w:rPr>
        <w:t>être informée que son adresse électronique sera utilisée à des fins de prospection,</w:t>
      </w:r>
    </w:p>
    <w:p w14:paraId="06333823" w14:textId="77777777" w:rsidR="005A3A6A" w:rsidRPr="007D2E50" w:rsidRDefault="005A3A6A" w:rsidP="00812559">
      <w:pPr>
        <w:pStyle w:val="Paragraphedeliste"/>
        <w:numPr>
          <w:ilvl w:val="0"/>
          <w:numId w:val="24"/>
        </w:numPr>
        <w:jc w:val="both"/>
        <w:rPr>
          <w:rFonts w:ascii="Times New Roman" w:hAnsi="Times New Roman" w:cs="Times New Roman"/>
        </w:rPr>
      </w:pPr>
      <w:r w:rsidRPr="007D2E50">
        <w:rPr>
          <w:rFonts w:ascii="Times New Roman" w:hAnsi="Times New Roman" w:cs="Times New Roman"/>
        </w:rPr>
        <w:t>être en mesure de s’opposer à cette utilisation de manière simple et gratuite.</w:t>
      </w:r>
    </w:p>
    <w:p w14:paraId="75FD4EC2" w14:textId="77777777" w:rsidR="005A3A6A" w:rsidRPr="007D2E50" w:rsidRDefault="005A3A6A" w:rsidP="00812559">
      <w:pPr>
        <w:jc w:val="both"/>
        <w:rPr>
          <w:rFonts w:ascii="Times New Roman" w:hAnsi="Times New Roman" w:cs="Times New Roman"/>
          <w:b/>
        </w:rPr>
      </w:pPr>
      <w:r w:rsidRPr="007D2E50">
        <w:rPr>
          <w:rFonts w:ascii="Times New Roman" w:hAnsi="Times New Roman" w:cs="Times New Roman"/>
          <w:b/>
        </w:rPr>
        <w:t>La CNIL recommande que le consentement préalable ou le droit d'opposition soit recueilli par le biais d’une case à cocher. L'utilisation d'une case pré-cochée est à proscrire car contraire à la loi. »</w:t>
      </w:r>
      <w:r w:rsidRPr="007D2E50">
        <w:rPr>
          <w:rStyle w:val="Appelnotedebasdep"/>
          <w:rFonts w:ascii="Times New Roman" w:hAnsi="Times New Roman" w:cs="Times New Roman"/>
          <w:b/>
        </w:rPr>
        <w:footnoteReference w:id="1"/>
      </w:r>
    </w:p>
    <w:p w14:paraId="11C36396" w14:textId="77777777" w:rsidR="005A3A6A" w:rsidRPr="007D2E50" w:rsidRDefault="005A3A6A" w:rsidP="00812559">
      <w:pPr>
        <w:jc w:val="both"/>
        <w:rPr>
          <w:rFonts w:ascii="Times New Roman" w:hAnsi="Times New Roman" w:cs="Times New Roman"/>
        </w:rPr>
      </w:pPr>
      <w:r w:rsidRPr="007D2E50">
        <w:rPr>
          <w:rFonts w:ascii="Times New Roman" w:hAnsi="Times New Roman" w:cs="Times New Roman"/>
        </w:rPr>
        <w:t>De plus, des contrôles automatiques et manuels vont être définis et mis en place afin de sécuriser l’application: par exemple, acceptation d’un seul type de données pour un champ de saisie.</w:t>
      </w:r>
    </w:p>
    <w:p w14:paraId="0FD035C1" w14:textId="77777777" w:rsidR="007D2E50" w:rsidRDefault="007D2E50" w:rsidP="00812559">
      <w:pPr>
        <w:jc w:val="both"/>
        <w:rPr>
          <w:rFonts w:ascii="Times New Roman" w:hAnsi="Times New Roman" w:cs="Times New Roman"/>
        </w:rPr>
      </w:pPr>
      <w:r w:rsidRPr="007D2E50">
        <w:rPr>
          <w:rFonts w:ascii="Times New Roman" w:hAnsi="Times New Roman" w:cs="Times New Roman"/>
        </w:rPr>
        <w:t>Par ailleurs, lors de la maintenance et des interventions tech</w:t>
      </w:r>
      <w:r>
        <w:rPr>
          <w:rFonts w:ascii="Times New Roman" w:hAnsi="Times New Roman" w:cs="Times New Roman"/>
        </w:rPr>
        <w:t xml:space="preserve">niques, la sécurité des données </w:t>
      </w:r>
      <w:r w:rsidRPr="007D2E50">
        <w:rPr>
          <w:rFonts w:ascii="Times New Roman" w:hAnsi="Times New Roman" w:cs="Times New Roman"/>
        </w:rPr>
        <w:t>doit être garantie.</w:t>
      </w:r>
    </w:p>
    <w:p w14:paraId="41AAF2CC" w14:textId="77777777" w:rsidR="00707B9F" w:rsidRPr="007D2E50" w:rsidRDefault="00707B9F" w:rsidP="00812559">
      <w:pPr>
        <w:jc w:val="both"/>
        <w:rPr>
          <w:rFonts w:ascii="Times New Roman" w:hAnsi="Times New Roman" w:cs="Times New Roman"/>
        </w:rPr>
      </w:pPr>
    </w:p>
    <w:p w14:paraId="5631531A" w14:textId="77777777" w:rsidR="005A3A6A" w:rsidRPr="0048722A" w:rsidRDefault="005A3A6A" w:rsidP="0048722A">
      <w:pPr>
        <w:pStyle w:val="Titre2"/>
        <w:numPr>
          <w:ilvl w:val="1"/>
          <w:numId w:val="10"/>
        </w:numPr>
        <w:rPr>
          <w:rStyle w:val="Titre3Car"/>
          <w:b/>
          <w:bCs/>
        </w:rPr>
      </w:pPr>
      <w:bookmarkStart w:id="328" w:name="_Toc445811016"/>
      <w:r w:rsidRPr="0048722A">
        <w:rPr>
          <w:rStyle w:val="Titre3Car"/>
          <w:b/>
          <w:bCs/>
        </w:rPr>
        <w:t>Industrielles</w:t>
      </w:r>
      <w:bookmarkEnd w:id="328"/>
      <w:r w:rsidRPr="0048722A">
        <w:rPr>
          <w:rStyle w:val="Titre3Car"/>
          <w:b/>
          <w:bCs/>
        </w:rPr>
        <w:t xml:space="preserve"> </w:t>
      </w:r>
    </w:p>
    <w:p w14:paraId="3D4DE1DD" w14:textId="77777777" w:rsidR="00A83284" w:rsidRPr="007D2E50" w:rsidRDefault="00A83284" w:rsidP="00812559">
      <w:pPr>
        <w:jc w:val="both"/>
        <w:rPr>
          <w:rFonts w:ascii="Times New Roman" w:hAnsi="Times New Roman" w:cs="Times New Roman"/>
          <w:b/>
        </w:rPr>
      </w:pPr>
    </w:p>
    <w:p w14:paraId="6FDEB7D2" w14:textId="77777777" w:rsidR="005A3A6A" w:rsidRPr="0048722A" w:rsidRDefault="005A3A6A" w:rsidP="0048722A">
      <w:pPr>
        <w:pStyle w:val="Titre3"/>
        <w:numPr>
          <w:ilvl w:val="2"/>
          <w:numId w:val="10"/>
        </w:numPr>
        <w:rPr>
          <w:rStyle w:val="Titre3Car"/>
          <w:b/>
          <w:bCs/>
        </w:rPr>
      </w:pPr>
      <w:bookmarkStart w:id="329" w:name="_Toc445811017"/>
      <w:r w:rsidRPr="0048722A">
        <w:rPr>
          <w:rStyle w:val="Titre3Car"/>
          <w:b/>
          <w:bCs/>
        </w:rPr>
        <w:t>Hébergement du site</w:t>
      </w:r>
      <w:bookmarkEnd w:id="329"/>
    </w:p>
    <w:p w14:paraId="4E3ED9A4" w14:textId="77777777" w:rsidR="005A3A6A" w:rsidRDefault="005A3A6A" w:rsidP="00812559">
      <w:pPr>
        <w:jc w:val="both"/>
        <w:rPr>
          <w:rFonts w:ascii="Times New Roman" w:hAnsi="Times New Roman" w:cs="Times New Roman"/>
        </w:rPr>
      </w:pPr>
      <w:r w:rsidRPr="007D2E50">
        <w:rPr>
          <w:rFonts w:ascii="Times New Roman" w:hAnsi="Times New Roman" w:cs="Times New Roman"/>
        </w:rPr>
        <w:t>L’entreprise dispose déjà d’un serveur d’hébergement.</w:t>
      </w:r>
    </w:p>
    <w:p w14:paraId="5C304736" w14:textId="77777777" w:rsidR="00276F43" w:rsidRPr="007D2E50" w:rsidRDefault="00276F43" w:rsidP="00812559">
      <w:pPr>
        <w:jc w:val="both"/>
        <w:rPr>
          <w:rFonts w:ascii="Times New Roman" w:hAnsi="Times New Roman" w:cs="Times New Roman"/>
        </w:rPr>
      </w:pPr>
      <w:r>
        <w:rPr>
          <w:rFonts w:ascii="Times New Roman" w:hAnsi="Times New Roman" w:cs="Times New Roman"/>
        </w:rPr>
        <w:t xml:space="preserve">L’hébergement du site se fera dans un premier temps en local, dans un deuxième temps nous l’exporterons sur un serveur en ligne.    </w:t>
      </w:r>
    </w:p>
    <w:p w14:paraId="4328CC44" w14:textId="77777777" w:rsidR="005A3A6A" w:rsidRPr="007D2E50" w:rsidRDefault="005A3A6A" w:rsidP="00812559">
      <w:pPr>
        <w:jc w:val="both"/>
        <w:rPr>
          <w:rFonts w:ascii="Times New Roman" w:hAnsi="Times New Roman" w:cs="Times New Roman"/>
        </w:rPr>
      </w:pPr>
      <w:r w:rsidRPr="007D2E50">
        <w:rPr>
          <w:rFonts w:ascii="Times New Roman" w:hAnsi="Times New Roman" w:cs="Times New Roman"/>
        </w:rPr>
        <w:t xml:space="preserve">Le nombre d’utilisateurs internes est réduit. Toutefois, le nombre d’utilisateurs externes dans certaines périodes (exemple : période de Noel) pourrait être </w:t>
      </w:r>
      <w:r w:rsidR="00704A43" w:rsidRPr="007D2E50">
        <w:rPr>
          <w:rFonts w:ascii="Times New Roman" w:hAnsi="Times New Roman" w:cs="Times New Roman"/>
        </w:rPr>
        <w:t>significatif</w:t>
      </w:r>
      <w:r w:rsidRPr="007D2E50">
        <w:rPr>
          <w:rFonts w:ascii="Times New Roman" w:hAnsi="Times New Roman" w:cs="Times New Roman"/>
        </w:rPr>
        <w:t>.</w:t>
      </w:r>
    </w:p>
    <w:p w14:paraId="0F312AE4" w14:textId="77777777" w:rsidR="005A3A6A" w:rsidRPr="0048722A" w:rsidRDefault="005A3A6A" w:rsidP="0048722A">
      <w:pPr>
        <w:pStyle w:val="Titre3"/>
        <w:numPr>
          <w:ilvl w:val="2"/>
          <w:numId w:val="10"/>
        </w:numPr>
        <w:rPr>
          <w:rStyle w:val="Titre3Car"/>
          <w:b/>
          <w:bCs/>
        </w:rPr>
      </w:pPr>
      <w:bookmarkStart w:id="330" w:name="_Toc445811018"/>
      <w:r w:rsidRPr="0048722A">
        <w:rPr>
          <w:rStyle w:val="Titre3Car"/>
          <w:b/>
          <w:bCs/>
        </w:rPr>
        <w:t>Serveur</w:t>
      </w:r>
      <w:bookmarkEnd w:id="330"/>
    </w:p>
    <w:p w14:paraId="6C472CAA" w14:textId="77777777" w:rsidR="005A3A6A" w:rsidRPr="007D2E50" w:rsidRDefault="005A3A6A" w:rsidP="00812559">
      <w:pPr>
        <w:jc w:val="both"/>
        <w:rPr>
          <w:rFonts w:ascii="Times New Roman" w:hAnsi="Times New Roman" w:cs="Times New Roman"/>
          <w:color w:val="555555"/>
          <w:shd w:val="clear" w:color="auto" w:fill="FFFFFF"/>
        </w:rPr>
      </w:pPr>
      <w:r w:rsidRPr="007D2E50">
        <w:rPr>
          <w:rFonts w:ascii="Times New Roman" w:hAnsi="Times New Roman" w:cs="Times New Roman"/>
          <w:color w:val="555555"/>
          <w:shd w:val="clear" w:color="auto" w:fill="FFFFFF"/>
        </w:rPr>
        <w:t xml:space="preserve">L’entreprise met à disposition de l’équipe informatique le serveur. </w:t>
      </w:r>
    </w:p>
    <w:p w14:paraId="01896CAC" w14:textId="77777777" w:rsidR="00A83284" w:rsidRPr="0048722A" w:rsidRDefault="00BE14E4" w:rsidP="0048722A">
      <w:pPr>
        <w:pStyle w:val="Titre3"/>
        <w:numPr>
          <w:ilvl w:val="2"/>
          <w:numId w:val="10"/>
        </w:numPr>
        <w:rPr>
          <w:rStyle w:val="Titre3Car"/>
          <w:b/>
          <w:bCs/>
        </w:rPr>
      </w:pPr>
      <w:bookmarkStart w:id="331" w:name="_Toc445811019"/>
      <w:r w:rsidRPr="0048722A">
        <w:rPr>
          <w:rStyle w:val="Titre3Car"/>
          <w:b/>
          <w:bCs/>
        </w:rPr>
        <w:t>Nom d</w:t>
      </w:r>
      <w:r w:rsidR="00D34018" w:rsidRPr="0048722A">
        <w:rPr>
          <w:rStyle w:val="Titre3Car"/>
          <w:b/>
          <w:bCs/>
        </w:rPr>
        <w:t>u</w:t>
      </w:r>
      <w:r w:rsidRPr="0048722A">
        <w:rPr>
          <w:rStyle w:val="Titre3Car"/>
          <w:b/>
          <w:bCs/>
        </w:rPr>
        <w:t xml:space="preserve"> d</w:t>
      </w:r>
      <w:r w:rsidR="00B6329C" w:rsidRPr="0048722A">
        <w:rPr>
          <w:rStyle w:val="Titre3Car"/>
          <w:b/>
          <w:bCs/>
        </w:rPr>
        <w:t>omaine</w:t>
      </w:r>
      <w:bookmarkEnd w:id="331"/>
      <w:r w:rsidR="00B6329C" w:rsidRPr="0048722A">
        <w:rPr>
          <w:rStyle w:val="Titre3Car"/>
          <w:b/>
          <w:bCs/>
        </w:rPr>
        <w:t xml:space="preserve"> </w:t>
      </w:r>
    </w:p>
    <w:p w14:paraId="101AC027" w14:textId="77777777" w:rsidR="00B6329C" w:rsidRDefault="00B6329C" w:rsidP="00812559">
      <w:pPr>
        <w:jc w:val="both"/>
        <w:rPr>
          <w:rFonts w:ascii="Times New Roman" w:hAnsi="Times New Roman" w:cs="Times New Roman"/>
          <w:color w:val="555555"/>
          <w:shd w:val="clear" w:color="auto" w:fill="FFFFFF"/>
        </w:rPr>
      </w:pPr>
      <w:r w:rsidRPr="007D2E50">
        <w:rPr>
          <w:rFonts w:ascii="Times New Roman" w:hAnsi="Times New Roman" w:cs="Times New Roman"/>
          <w:color w:val="555555"/>
          <w:shd w:val="clear" w:color="auto" w:fill="FFFFFF"/>
        </w:rPr>
        <w:t xml:space="preserve">L’entreprise dispose déjà </w:t>
      </w:r>
      <w:r w:rsidR="00FD4807" w:rsidRPr="007D2E50">
        <w:rPr>
          <w:rFonts w:ascii="Times New Roman" w:hAnsi="Times New Roman" w:cs="Times New Roman"/>
        </w:rPr>
        <w:t>le nom de domaine pour ce projet</w:t>
      </w:r>
      <w:r w:rsidRPr="007D2E50">
        <w:rPr>
          <w:rFonts w:ascii="Times New Roman" w:hAnsi="Times New Roman" w:cs="Times New Roman"/>
          <w:color w:val="555555"/>
          <w:shd w:val="clear" w:color="auto" w:fill="FFFFFF"/>
        </w:rPr>
        <w:t xml:space="preserve">. </w:t>
      </w:r>
    </w:p>
    <w:p w14:paraId="6D4A5E73" w14:textId="77777777" w:rsidR="00707B9F" w:rsidRDefault="00707B9F" w:rsidP="00812559">
      <w:pPr>
        <w:jc w:val="both"/>
        <w:rPr>
          <w:rFonts w:ascii="Times New Roman" w:hAnsi="Times New Roman" w:cs="Times New Roman"/>
          <w:color w:val="555555"/>
          <w:shd w:val="clear" w:color="auto" w:fill="FFFFFF"/>
        </w:rPr>
      </w:pPr>
    </w:p>
    <w:p w14:paraId="591655A7" w14:textId="77777777" w:rsidR="00707B9F" w:rsidRPr="007D2E50" w:rsidRDefault="00707B9F" w:rsidP="00812559">
      <w:pPr>
        <w:jc w:val="both"/>
        <w:rPr>
          <w:rFonts w:ascii="Times New Roman" w:hAnsi="Times New Roman" w:cs="Times New Roman"/>
          <w:color w:val="555555"/>
          <w:shd w:val="clear" w:color="auto" w:fill="FFFFFF"/>
        </w:rPr>
      </w:pPr>
    </w:p>
    <w:p w14:paraId="3D4B64E3" w14:textId="5406DAB0" w:rsidR="006E0DB7" w:rsidRPr="006E0DB7" w:rsidRDefault="005A3A6A" w:rsidP="006E0DB7">
      <w:pPr>
        <w:pStyle w:val="Titre2"/>
        <w:numPr>
          <w:ilvl w:val="1"/>
          <w:numId w:val="10"/>
        </w:numPr>
        <w:rPr>
          <w:rPrChange w:id="332" w:author="Adrien Adrien" w:date="2016-03-15T12:05:00Z">
            <w:rPr>
              <w:rStyle w:val="Titre3Car"/>
              <w:b/>
              <w:bCs/>
            </w:rPr>
          </w:rPrChange>
        </w:rPr>
      </w:pPr>
      <w:bookmarkStart w:id="333" w:name="_Toc445811020"/>
      <w:r w:rsidRPr="0048722A">
        <w:rPr>
          <w:rStyle w:val="Titre3Car"/>
          <w:b/>
          <w:bCs/>
        </w:rPr>
        <w:t>Matérielles</w:t>
      </w:r>
      <w:bookmarkEnd w:id="333"/>
    </w:p>
    <w:p w14:paraId="73C80EBD" w14:textId="77777777" w:rsidR="00410DA4" w:rsidRPr="0048722A" w:rsidRDefault="005D7482" w:rsidP="0048722A">
      <w:pPr>
        <w:pStyle w:val="Titre3"/>
        <w:numPr>
          <w:ilvl w:val="2"/>
          <w:numId w:val="10"/>
        </w:numPr>
      </w:pPr>
      <w:bookmarkStart w:id="334" w:name="_Toc445811021"/>
      <w:r w:rsidRPr="0048722A">
        <w:t>E</w:t>
      </w:r>
      <w:r w:rsidR="001D030C" w:rsidRPr="0048722A">
        <w:t>rgonomie</w:t>
      </w:r>
      <w:bookmarkEnd w:id="334"/>
      <w:r w:rsidR="001D030C" w:rsidRPr="0048722A">
        <w:t xml:space="preserve"> </w:t>
      </w:r>
      <w:r w:rsidR="00410DA4" w:rsidRPr="0048722A">
        <w:t xml:space="preserve"> </w:t>
      </w:r>
    </w:p>
    <w:p w14:paraId="5CEA52FB" w14:textId="77777777" w:rsidR="00410DA4" w:rsidRPr="007D2E50" w:rsidRDefault="00410DA4" w:rsidP="00AC46E7">
      <w:pPr>
        <w:spacing w:before="240"/>
        <w:jc w:val="both"/>
        <w:rPr>
          <w:rFonts w:ascii="Times New Roman" w:hAnsi="Times New Roman" w:cs="Times New Roman"/>
        </w:rPr>
      </w:pPr>
      <w:r w:rsidRPr="007D2E50">
        <w:rPr>
          <w:rFonts w:ascii="Times New Roman" w:hAnsi="Times New Roman" w:cs="Times New Roman"/>
        </w:rPr>
        <w:t>L’application devra être également accessible à partir du site intranet de l’entreprise.</w:t>
      </w:r>
    </w:p>
    <w:p w14:paraId="247E5DCC" w14:textId="77777777" w:rsidR="00410DA4" w:rsidRPr="007D2E50" w:rsidRDefault="00410DA4" w:rsidP="00812559">
      <w:pPr>
        <w:jc w:val="both"/>
        <w:rPr>
          <w:rFonts w:ascii="Times New Roman" w:hAnsi="Times New Roman" w:cs="Times New Roman"/>
        </w:rPr>
      </w:pPr>
      <w:r w:rsidRPr="007D2E50">
        <w:rPr>
          <w:rFonts w:ascii="Times New Roman" w:hAnsi="Times New Roman" w:cs="Times New Roman"/>
        </w:rPr>
        <w:t xml:space="preserve">Elle sera réalisée en français. </w:t>
      </w:r>
    </w:p>
    <w:p w14:paraId="1EE12331" w14:textId="77777777" w:rsidR="00410DA4" w:rsidRPr="0048722A" w:rsidRDefault="00410DA4" w:rsidP="0048722A">
      <w:pPr>
        <w:pStyle w:val="Titre3"/>
        <w:numPr>
          <w:ilvl w:val="2"/>
          <w:numId w:val="10"/>
        </w:numPr>
      </w:pPr>
      <w:bookmarkStart w:id="335" w:name="_Toc445811022"/>
      <w:r w:rsidRPr="0048722A">
        <w:t>Module de communication</w:t>
      </w:r>
      <w:bookmarkEnd w:id="335"/>
    </w:p>
    <w:p w14:paraId="3E0FDE9A" w14:textId="77777777" w:rsidR="00410DA4" w:rsidRPr="007D2E50" w:rsidRDefault="00410DA4" w:rsidP="00AC46E7">
      <w:pPr>
        <w:spacing w:before="240"/>
        <w:jc w:val="both"/>
        <w:rPr>
          <w:rFonts w:ascii="Times New Roman" w:hAnsi="Times New Roman" w:cs="Times New Roman"/>
        </w:rPr>
      </w:pPr>
      <w:r w:rsidRPr="007D2E50">
        <w:rPr>
          <w:rFonts w:ascii="Times New Roman" w:hAnsi="Times New Roman" w:cs="Times New Roman"/>
        </w:rPr>
        <w:t>Pour faciliter la communication entre l’utilisateur et l’administrateur/gestionnaire du site web, un formulaire de contact devrait être conçu. Il permettra l’envoi direct, sur l’adresse mail du gestionnaire de site, du message saisi par l’utilisateur.</w:t>
      </w:r>
    </w:p>
    <w:p w14:paraId="01DB7E95" w14:textId="77777777" w:rsidR="00410DA4" w:rsidRPr="007D2E50" w:rsidRDefault="00410DA4" w:rsidP="00812559">
      <w:pPr>
        <w:jc w:val="both"/>
        <w:rPr>
          <w:rFonts w:ascii="Times New Roman" w:hAnsi="Times New Roman" w:cs="Times New Roman"/>
        </w:rPr>
      </w:pPr>
      <w:r w:rsidRPr="007D2E50">
        <w:rPr>
          <w:rFonts w:ascii="Times New Roman" w:hAnsi="Times New Roman" w:cs="Times New Roman"/>
        </w:rPr>
        <w:t xml:space="preserve">Le client pourra modifier librement ses données. Il utilisera le formulaire de contact pour tout problème technique ou question complémentaire. </w:t>
      </w:r>
    </w:p>
    <w:p w14:paraId="5C93DC4A" w14:textId="77777777" w:rsidR="00410DA4" w:rsidRPr="007D2E50" w:rsidRDefault="00410DA4" w:rsidP="00812559">
      <w:pPr>
        <w:jc w:val="both"/>
        <w:rPr>
          <w:rFonts w:ascii="Times New Roman" w:hAnsi="Times New Roman" w:cs="Times New Roman"/>
        </w:rPr>
      </w:pPr>
      <w:r w:rsidRPr="007D2E50">
        <w:rPr>
          <w:rFonts w:ascii="Times New Roman" w:hAnsi="Times New Roman" w:cs="Times New Roman"/>
        </w:rPr>
        <w:t xml:space="preserve">L’application fonctionnera indépendamment. Il n’est pas prévu de mettre en place des interfaces entre cette application et les autres logiciels détenus par l’entreprise. </w:t>
      </w:r>
    </w:p>
    <w:p w14:paraId="2F76EBA3" w14:textId="77777777" w:rsidR="00410DA4" w:rsidRPr="0048722A" w:rsidRDefault="00410DA4" w:rsidP="0048722A">
      <w:pPr>
        <w:pStyle w:val="Titre3"/>
        <w:numPr>
          <w:ilvl w:val="2"/>
          <w:numId w:val="10"/>
        </w:numPr>
      </w:pPr>
      <w:bookmarkStart w:id="336" w:name="_Toc445811023"/>
      <w:r w:rsidRPr="0048722A">
        <w:t>Types de données</w:t>
      </w:r>
      <w:bookmarkEnd w:id="336"/>
    </w:p>
    <w:p w14:paraId="003A9426" w14:textId="77777777" w:rsidR="00410DA4" w:rsidRPr="007D2E50" w:rsidRDefault="00410DA4" w:rsidP="00AC46E7">
      <w:pPr>
        <w:spacing w:before="240"/>
        <w:jc w:val="both"/>
        <w:rPr>
          <w:rFonts w:ascii="Times New Roman" w:hAnsi="Times New Roman" w:cs="Times New Roman"/>
        </w:rPr>
      </w:pPr>
      <w:r w:rsidRPr="007D2E50">
        <w:rPr>
          <w:rFonts w:ascii="Times New Roman" w:hAnsi="Times New Roman" w:cs="Times New Roman"/>
        </w:rPr>
        <w:t xml:space="preserve">L’application </w:t>
      </w:r>
      <w:r w:rsidR="0059234C" w:rsidRPr="007D2E50">
        <w:rPr>
          <w:rFonts w:ascii="Times New Roman" w:hAnsi="Times New Roman" w:cs="Times New Roman"/>
        </w:rPr>
        <w:t>devrait contenir</w:t>
      </w:r>
      <w:r w:rsidRPr="007D2E50">
        <w:rPr>
          <w:rFonts w:ascii="Times New Roman" w:hAnsi="Times New Roman" w:cs="Times New Roman"/>
        </w:rPr>
        <w:t xml:space="preserve"> plusieurs formulaires à saisir par les acteurs impliqués. Elle </w:t>
      </w:r>
      <w:r w:rsidR="0059234C" w:rsidRPr="007D2E50">
        <w:rPr>
          <w:rFonts w:ascii="Times New Roman" w:hAnsi="Times New Roman" w:cs="Times New Roman"/>
        </w:rPr>
        <w:t>devrait stocker a</w:t>
      </w:r>
      <w:r w:rsidRPr="007D2E50">
        <w:rPr>
          <w:rFonts w:ascii="Times New Roman" w:hAnsi="Times New Roman" w:cs="Times New Roman"/>
        </w:rPr>
        <w:t xml:space="preserve">ussi des fichiers jpg, word ou pdf (exemple : formulaire d’assurance signé par le client). L’introduction des vidéos dans le site web n’est pas prévue. </w:t>
      </w:r>
    </w:p>
    <w:p w14:paraId="625237AA" w14:textId="77777777" w:rsidR="00410DA4" w:rsidRPr="0048722A" w:rsidRDefault="00410DA4" w:rsidP="0048722A">
      <w:pPr>
        <w:pStyle w:val="Titre3"/>
        <w:numPr>
          <w:ilvl w:val="2"/>
          <w:numId w:val="10"/>
        </w:numPr>
      </w:pPr>
      <w:bookmarkStart w:id="337" w:name="_Toc445811024"/>
      <w:r w:rsidRPr="0048722A">
        <w:t>Base de données</w:t>
      </w:r>
      <w:bookmarkEnd w:id="337"/>
    </w:p>
    <w:p w14:paraId="072E6801" w14:textId="77777777" w:rsidR="00410DA4" w:rsidRPr="007D2E50" w:rsidRDefault="00410DA4" w:rsidP="00812559">
      <w:pPr>
        <w:jc w:val="both"/>
        <w:rPr>
          <w:rFonts w:ascii="Times New Roman" w:hAnsi="Times New Roman" w:cs="Times New Roman"/>
        </w:rPr>
      </w:pPr>
      <w:r w:rsidRPr="007D2E50">
        <w:rPr>
          <w:rFonts w:ascii="Times New Roman" w:hAnsi="Times New Roman" w:cs="Times New Roman"/>
        </w:rPr>
        <w:t>La gestion de la location se réalisant seulement en utilisant des formulaires en papier, l’entreprise ne peut pas mettre à disposition de l’équipe informatique une base de données fiable (exacte et exhaustive). De ce fait, la base de données devra être également réalisée par l’équipe informatique.</w:t>
      </w:r>
    </w:p>
    <w:p w14:paraId="1A5897CD" w14:textId="77777777" w:rsidR="00410DA4" w:rsidRPr="0048722A" w:rsidRDefault="00410DA4" w:rsidP="0048722A">
      <w:pPr>
        <w:pStyle w:val="Titre3"/>
        <w:numPr>
          <w:ilvl w:val="2"/>
          <w:numId w:val="10"/>
        </w:numPr>
      </w:pPr>
      <w:bookmarkStart w:id="338" w:name="_Toc445811025"/>
      <w:r w:rsidRPr="0048722A">
        <w:t>Charte graphique</w:t>
      </w:r>
      <w:bookmarkEnd w:id="338"/>
    </w:p>
    <w:p w14:paraId="53C4581B" w14:textId="77777777" w:rsidR="00410DA4" w:rsidRPr="00174CD2" w:rsidRDefault="00410DA4" w:rsidP="00AC46E7">
      <w:pPr>
        <w:spacing w:before="240"/>
        <w:jc w:val="both"/>
        <w:rPr>
          <w:rFonts w:ascii="Times New Roman" w:hAnsi="Times New Roman" w:cs="Times New Roman"/>
        </w:rPr>
      </w:pPr>
      <w:r w:rsidRPr="00174CD2">
        <w:rPr>
          <w:rFonts w:ascii="Times New Roman" w:hAnsi="Times New Roman" w:cs="Times New Roman"/>
        </w:rPr>
        <w:t xml:space="preserve">L’entreprise </w:t>
      </w:r>
      <w:r w:rsidR="00174CD2" w:rsidRPr="00174CD2">
        <w:rPr>
          <w:rFonts w:ascii="Times New Roman" w:hAnsi="Times New Roman" w:cs="Times New Roman"/>
        </w:rPr>
        <w:t>n’a</w:t>
      </w:r>
      <w:r w:rsidRPr="00174CD2">
        <w:rPr>
          <w:rFonts w:ascii="Times New Roman" w:hAnsi="Times New Roman" w:cs="Times New Roman"/>
        </w:rPr>
        <w:t xml:space="preserve"> pas de charte graphique</w:t>
      </w:r>
      <w:r w:rsidR="00174CD2" w:rsidRPr="00174CD2">
        <w:rPr>
          <w:rFonts w:ascii="Times New Roman" w:hAnsi="Times New Roman" w:cs="Times New Roman"/>
        </w:rPr>
        <w:t xml:space="preserve"> définie. </w:t>
      </w:r>
    </w:p>
    <w:p w14:paraId="2E74EC56" w14:textId="77777777" w:rsidR="00410DA4" w:rsidRPr="007D2E50" w:rsidRDefault="00410DA4" w:rsidP="0048722A">
      <w:pPr>
        <w:pStyle w:val="Titre3"/>
        <w:numPr>
          <w:ilvl w:val="2"/>
          <w:numId w:val="10"/>
        </w:numPr>
        <w:rPr>
          <w:rFonts w:ascii="Times New Roman" w:hAnsi="Times New Roman" w:cs="Times New Roman"/>
        </w:rPr>
      </w:pPr>
      <w:bookmarkStart w:id="339" w:name="_Toc445811026"/>
      <w:r w:rsidRPr="0048722A">
        <w:t>Déclinaison thématique</w:t>
      </w:r>
      <w:bookmarkEnd w:id="339"/>
      <w:r w:rsidRPr="007D2E50">
        <w:rPr>
          <w:rFonts w:ascii="Times New Roman" w:hAnsi="Times New Roman" w:cs="Times New Roman"/>
          <w:b w:val="0"/>
        </w:rPr>
        <w:t xml:space="preserve"> </w:t>
      </w:r>
      <w:r w:rsidR="00174CD2">
        <w:rPr>
          <w:rFonts w:ascii="Times New Roman" w:hAnsi="Times New Roman" w:cs="Times New Roman"/>
          <w:b w:val="0"/>
        </w:rPr>
        <w:tab/>
      </w:r>
    </w:p>
    <w:p w14:paraId="569B61A1" w14:textId="77777777" w:rsidR="00410DA4" w:rsidRPr="007D2E50" w:rsidRDefault="00410DA4" w:rsidP="00AC46E7">
      <w:pPr>
        <w:spacing w:before="240"/>
        <w:jc w:val="both"/>
        <w:rPr>
          <w:rFonts w:ascii="Times New Roman" w:hAnsi="Times New Roman" w:cs="Times New Roman"/>
        </w:rPr>
      </w:pPr>
      <w:r w:rsidRPr="007D2E50">
        <w:rPr>
          <w:rFonts w:ascii="Times New Roman" w:hAnsi="Times New Roman" w:cs="Times New Roman"/>
        </w:rPr>
        <w:t xml:space="preserve">Le site WEB devrait avoir une page d’accueil où l’utilisateur trouvera facilement à l’aide des boutons ou des onglets, les formulaires ou les informations nécessaires à la réservation des salles. </w:t>
      </w:r>
    </w:p>
    <w:p w14:paraId="21FD34C8" w14:textId="77777777" w:rsidR="00A83284" w:rsidRPr="0048722A" w:rsidRDefault="00A83284" w:rsidP="0048722A">
      <w:pPr>
        <w:pStyle w:val="Titre3"/>
        <w:numPr>
          <w:ilvl w:val="2"/>
          <w:numId w:val="10"/>
        </w:numPr>
      </w:pPr>
      <w:bookmarkStart w:id="340" w:name="_Toc445811027"/>
      <w:r w:rsidRPr="0048722A">
        <w:t>Site web adaptatif – site responsive</w:t>
      </w:r>
      <w:bookmarkEnd w:id="340"/>
    </w:p>
    <w:p w14:paraId="09DEA797" w14:textId="77777777" w:rsidR="00A83284" w:rsidRPr="007D2E50" w:rsidRDefault="00A83284" w:rsidP="00AC46E7">
      <w:pPr>
        <w:spacing w:before="240" w:after="0"/>
        <w:jc w:val="both"/>
        <w:rPr>
          <w:rFonts w:ascii="Times New Roman" w:hAnsi="Times New Roman" w:cs="Times New Roman"/>
        </w:rPr>
      </w:pPr>
      <w:r w:rsidRPr="007D2E50">
        <w:rPr>
          <w:rFonts w:ascii="Times New Roman" w:hAnsi="Times New Roman" w:cs="Times New Roman"/>
        </w:rPr>
        <w:t>Le site doit être optimisé pour la lecture sur Smartphones, tablettes, etc.</w:t>
      </w:r>
    </w:p>
    <w:p w14:paraId="3DCFF18B" w14:textId="77777777" w:rsidR="00A83284" w:rsidRPr="007D2E50" w:rsidRDefault="00A83284" w:rsidP="00AC46E7">
      <w:pPr>
        <w:spacing w:before="240"/>
        <w:jc w:val="both"/>
        <w:rPr>
          <w:rFonts w:ascii="Times New Roman" w:hAnsi="Times New Roman" w:cs="Times New Roman"/>
        </w:rPr>
      </w:pPr>
      <w:r w:rsidRPr="007D2E50">
        <w:rPr>
          <w:rFonts w:ascii="Times New Roman" w:hAnsi="Times New Roman" w:cs="Times New Roman"/>
        </w:rPr>
        <w:t>L’utilisateur pourra ainsi consulter le même site web à travers une large gamme d'appareils (moniteurs d'ordinateur, Smartphones, tablettes, TV, etc.) avec le même confort visuel et sans avoir recours au défilement horizontal ou au zoom avant/arrière sur les appareils tactiles notamment, manipulations qui peuvent parfois dégrader l'expérience utilisateur, tant en lecture qu'en navigation.</w:t>
      </w:r>
    </w:p>
    <w:p w14:paraId="6D724958" w14:textId="77777777" w:rsidR="00BE14E4" w:rsidRPr="0048722A" w:rsidRDefault="00703587" w:rsidP="0048722A">
      <w:pPr>
        <w:pStyle w:val="Titre3"/>
        <w:numPr>
          <w:ilvl w:val="2"/>
          <w:numId w:val="10"/>
        </w:numPr>
      </w:pPr>
      <w:bookmarkStart w:id="341" w:name="_Toc445811028"/>
      <w:r w:rsidRPr="0048722A">
        <w:lastRenderedPageBreak/>
        <w:t xml:space="preserve">Le </w:t>
      </w:r>
      <w:r w:rsidR="00BE14E4" w:rsidRPr="0048722A">
        <w:t>contenu</w:t>
      </w:r>
      <w:bookmarkEnd w:id="341"/>
    </w:p>
    <w:p w14:paraId="5474ABBB" w14:textId="77777777" w:rsidR="00703587" w:rsidRPr="007D2E50" w:rsidRDefault="00703587" w:rsidP="00AC46E7">
      <w:pPr>
        <w:pStyle w:val="NormalWeb"/>
        <w:spacing w:before="0" w:beforeAutospacing="0" w:after="0" w:afterAutospacing="0" w:line="276" w:lineRule="auto"/>
        <w:jc w:val="both"/>
        <w:rPr>
          <w:color w:val="000000"/>
          <w:sz w:val="22"/>
          <w:szCs w:val="22"/>
        </w:rPr>
      </w:pPr>
      <w:r w:rsidRPr="007D2E50">
        <w:rPr>
          <w:color w:val="000000"/>
          <w:sz w:val="22"/>
          <w:szCs w:val="22"/>
        </w:rPr>
        <w:t xml:space="preserve">L’application permettra : </w:t>
      </w:r>
    </w:p>
    <w:p w14:paraId="1AECFB07" w14:textId="77777777" w:rsidR="00703587" w:rsidRDefault="00703587" w:rsidP="00AC46E7">
      <w:pPr>
        <w:pStyle w:val="NormalWeb"/>
        <w:numPr>
          <w:ilvl w:val="0"/>
          <w:numId w:val="12"/>
        </w:numPr>
        <w:spacing w:before="0" w:beforeAutospacing="0" w:line="276" w:lineRule="auto"/>
        <w:jc w:val="both"/>
        <w:rPr>
          <w:color w:val="000000"/>
          <w:sz w:val="22"/>
          <w:szCs w:val="22"/>
        </w:rPr>
      </w:pPr>
      <w:r w:rsidRPr="007D2E50">
        <w:rPr>
          <w:color w:val="000000"/>
          <w:sz w:val="22"/>
          <w:szCs w:val="22"/>
        </w:rPr>
        <w:t xml:space="preserve">la visualisation de planning des salles par toutes les personnes qui </w:t>
      </w:r>
      <w:r w:rsidR="00BC0981">
        <w:rPr>
          <w:color w:val="000000"/>
          <w:sz w:val="22"/>
          <w:szCs w:val="22"/>
        </w:rPr>
        <w:t>accèdent</w:t>
      </w:r>
      <w:r w:rsidRPr="007D2E50">
        <w:rPr>
          <w:color w:val="000000"/>
          <w:sz w:val="22"/>
          <w:szCs w:val="22"/>
        </w:rPr>
        <w:t xml:space="preserve"> le site</w:t>
      </w:r>
      <w:r>
        <w:rPr>
          <w:color w:val="000000"/>
          <w:sz w:val="22"/>
          <w:szCs w:val="22"/>
        </w:rPr>
        <w:t> ;</w:t>
      </w:r>
    </w:p>
    <w:p w14:paraId="10670A12" w14:textId="77777777" w:rsidR="00703587" w:rsidRPr="007D2E50" w:rsidRDefault="00703587" w:rsidP="00AC46E7">
      <w:pPr>
        <w:pStyle w:val="NormalWeb"/>
        <w:numPr>
          <w:ilvl w:val="0"/>
          <w:numId w:val="12"/>
        </w:numPr>
        <w:spacing w:before="0" w:beforeAutospacing="0" w:line="276" w:lineRule="auto"/>
        <w:jc w:val="both"/>
        <w:rPr>
          <w:color w:val="000000"/>
          <w:sz w:val="22"/>
          <w:szCs w:val="22"/>
        </w:rPr>
      </w:pPr>
      <w:r>
        <w:rPr>
          <w:color w:val="000000"/>
          <w:sz w:val="22"/>
          <w:szCs w:val="22"/>
        </w:rPr>
        <w:t xml:space="preserve">la création d’un compte client ; </w:t>
      </w:r>
    </w:p>
    <w:p w14:paraId="5BFA15CD" w14:textId="77777777" w:rsidR="00703587" w:rsidRDefault="00703587" w:rsidP="00AC46E7">
      <w:pPr>
        <w:pStyle w:val="NormalWeb"/>
        <w:numPr>
          <w:ilvl w:val="0"/>
          <w:numId w:val="12"/>
        </w:numPr>
        <w:spacing w:line="276" w:lineRule="auto"/>
        <w:jc w:val="both"/>
        <w:rPr>
          <w:color w:val="000000"/>
          <w:sz w:val="22"/>
          <w:szCs w:val="22"/>
        </w:rPr>
      </w:pPr>
      <w:r w:rsidRPr="00703587">
        <w:rPr>
          <w:color w:val="000000"/>
          <w:sz w:val="22"/>
          <w:szCs w:val="22"/>
        </w:rPr>
        <w:t xml:space="preserve">la réservation d’une salle disponible par un </w:t>
      </w:r>
      <w:r>
        <w:rPr>
          <w:color w:val="000000"/>
          <w:sz w:val="22"/>
          <w:szCs w:val="22"/>
        </w:rPr>
        <w:t>client ;</w:t>
      </w:r>
    </w:p>
    <w:p w14:paraId="24233B55" w14:textId="77777777" w:rsidR="00703587" w:rsidRPr="00703587" w:rsidRDefault="00703587" w:rsidP="00AC46E7">
      <w:pPr>
        <w:pStyle w:val="NormalWeb"/>
        <w:numPr>
          <w:ilvl w:val="0"/>
          <w:numId w:val="12"/>
        </w:numPr>
        <w:spacing w:line="276" w:lineRule="auto"/>
        <w:jc w:val="both"/>
        <w:rPr>
          <w:color w:val="000000"/>
          <w:sz w:val="22"/>
          <w:szCs w:val="22"/>
        </w:rPr>
      </w:pPr>
      <w:r w:rsidRPr="00703587">
        <w:rPr>
          <w:color w:val="000000"/>
          <w:sz w:val="22"/>
          <w:szCs w:val="22"/>
        </w:rPr>
        <w:t xml:space="preserve">la validation et </w:t>
      </w:r>
      <w:r w:rsidR="00BC0981">
        <w:rPr>
          <w:color w:val="000000"/>
          <w:sz w:val="22"/>
          <w:szCs w:val="22"/>
        </w:rPr>
        <w:t xml:space="preserve">la </w:t>
      </w:r>
      <w:r w:rsidRPr="00703587">
        <w:rPr>
          <w:color w:val="000000"/>
          <w:sz w:val="22"/>
          <w:szCs w:val="22"/>
        </w:rPr>
        <w:t>tarification de la réservation</w:t>
      </w:r>
      <w:r>
        <w:rPr>
          <w:color w:val="000000"/>
          <w:sz w:val="22"/>
          <w:szCs w:val="22"/>
        </w:rPr>
        <w:t> ;</w:t>
      </w:r>
    </w:p>
    <w:p w14:paraId="76A7E7E5" w14:textId="77777777" w:rsidR="00703587" w:rsidRPr="00703587" w:rsidRDefault="00703587" w:rsidP="00AC46E7">
      <w:pPr>
        <w:pStyle w:val="NormalWeb"/>
        <w:numPr>
          <w:ilvl w:val="0"/>
          <w:numId w:val="12"/>
        </w:numPr>
        <w:spacing w:line="276" w:lineRule="auto"/>
        <w:jc w:val="both"/>
        <w:rPr>
          <w:color w:val="FF0000"/>
          <w:sz w:val="22"/>
          <w:szCs w:val="22"/>
        </w:rPr>
      </w:pPr>
      <w:r w:rsidRPr="00703587">
        <w:rPr>
          <w:color w:val="000000"/>
          <w:sz w:val="22"/>
          <w:szCs w:val="22"/>
        </w:rPr>
        <w:t>l’état des lieux (entrée</w:t>
      </w:r>
      <w:r w:rsidR="00CC1F30">
        <w:rPr>
          <w:color w:val="000000"/>
          <w:sz w:val="22"/>
          <w:szCs w:val="22"/>
        </w:rPr>
        <w:t xml:space="preserve"> et </w:t>
      </w:r>
      <w:r w:rsidRPr="00703587">
        <w:rPr>
          <w:color w:val="000000"/>
          <w:sz w:val="22"/>
          <w:szCs w:val="22"/>
        </w:rPr>
        <w:t>sorti</w:t>
      </w:r>
      <w:r>
        <w:rPr>
          <w:color w:val="000000"/>
          <w:sz w:val="22"/>
          <w:szCs w:val="22"/>
        </w:rPr>
        <w:t>e)</w:t>
      </w:r>
      <w:r w:rsidR="00CC1F30">
        <w:rPr>
          <w:color w:val="000000"/>
          <w:sz w:val="22"/>
          <w:szCs w:val="22"/>
        </w:rPr>
        <w:t xml:space="preserve"> </w:t>
      </w:r>
      <w:r>
        <w:rPr>
          <w:color w:val="000000"/>
          <w:sz w:val="22"/>
          <w:szCs w:val="22"/>
        </w:rPr>
        <w:t>;</w:t>
      </w:r>
    </w:p>
    <w:p w14:paraId="227828FD" w14:textId="77777777" w:rsidR="00703587" w:rsidRPr="00703587" w:rsidRDefault="00703587" w:rsidP="00AC46E7">
      <w:pPr>
        <w:pStyle w:val="NormalWeb"/>
        <w:numPr>
          <w:ilvl w:val="0"/>
          <w:numId w:val="12"/>
        </w:numPr>
        <w:spacing w:line="276" w:lineRule="auto"/>
        <w:jc w:val="both"/>
        <w:rPr>
          <w:color w:val="FF0000"/>
          <w:sz w:val="22"/>
          <w:szCs w:val="22"/>
        </w:rPr>
      </w:pPr>
      <w:r w:rsidRPr="00703587">
        <w:rPr>
          <w:color w:val="000000"/>
          <w:sz w:val="22"/>
          <w:szCs w:val="22"/>
        </w:rPr>
        <w:t xml:space="preserve">le </w:t>
      </w:r>
      <w:commentRangeStart w:id="342"/>
      <w:r>
        <w:rPr>
          <w:color w:val="000000"/>
          <w:sz w:val="22"/>
          <w:szCs w:val="22"/>
        </w:rPr>
        <w:t xml:space="preserve">reporting </w:t>
      </w:r>
      <w:commentRangeEnd w:id="342"/>
      <w:r w:rsidR="006419A9">
        <w:rPr>
          <w:rStyle w:val="Marquedecommentaire"/>
          <w:rFonts w:asciiTheme="minorHAnsi" w:eastAsiaTheme="minorHAnsi" w:hAnsiTheme="minorHAnsi" w:cstheme="minorBidi"/>
          <w:lang w:eastAsia="en-US"/>
        </w:rPr>
        <w:commentReference w:id="342"/>
      </w:r>
      <w:r>
        <w:rPr>
          <w:color w:val="000000"/>
          <w:sz w:val="22"/>
          <w:szCs w:val="22"/>
        </w:rPr>
        <w:t>pour la comptabilité ;</w:t>
      </w:r>
    </w:p>
    <w:p w14:paraId="76C941DB" w14:textId="77777777" w:rsidR="00703587" w:rsidRPr="00EF23F9" w:rsidRDefault="00703587" w:rsidP="00AC46E7">
      <w:pPr>
        <w:pStyle w:val="NormalWeb"/>
        <w:numPr>
          <w:ilvl w:val="0"/>
          <w:numId w:val="12"/>
        </w:numPr>
        <w:spacing w:line="276" w:lineRule="auto"/>
        <w:jc w:val="both"/>
        <w:rPr>
          <w:color w:val="FF0000"/>
          <w:sz w:val="22"/>
          <w:szCs w:val="22"/>
        </w:rPr>
      </w:pPr>
      <w:r>
        <w:rPr>
          <w:color w:val="000000"/>
          <w:sz w:val="22"/>
          <w:szCs w:val="22"/>
        </w:rPr>
        <w:t xml:space="preserve">les coordonnées des personnes à contacter. </w:t>
      </w:r>
    </w:p>
    <w:p w14:paraId="21F0677F" w14:textId="77777777" w:rsidR="00EF23F9" w:rsidRPr="0048722A" w:rsidRDefault="00EF23F9" w:rsidP="0048722A">
      <w:pPr>
        <w:pStyle w:val="Titre3"/>
        <w:numPr>
          <w:ilvl w:val="2"/>
          <w:numId w:val="10"/>
        </w:numPr>
      </w:pPr>
      <w:bookmarkStart w:id="343" w:name="_Toc445811029"/>
      <w:r w:rsidRPr="0048722A">
        <w:t>Profils d’accès</w:t>
      </w:r>
      <w:bookmarkEnd w:id="343"/>
    </w:p>
    <w:p w14:paraId="1EBF2D35" w14:textId="77777777" w:rsidR="00EF23F9" w:rsidRDefault="00EF23F9" w:rsidP="00AC46E7">
      <w:pPr>
        <w:spacing w:before="240"/>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 xml:space="preserve">4 profils d’accès sont définis en fonction du rôle de chacun : </w:t>
      </w:r>
    </w:p>
    <w:p w14:paraId="27361B54" w14:textId="77777777" w:rsidR="00EF23F9" w:rsidRPr="007D2E50" w:rsidRDefault="00EF23F9" w:rsidP="00AC46E7">
      <w:pPr>
        <w:pStyle w:val="NormalWeb"/>
        <w:numPr>
          <w:ilvl w:val="0"/>
          <w:numId w:val="15"/>
        </w:numPr>
        <w:spacing w:line="276" w:lineRule="auto"/>
        <w:jc w:val="both"/>
        <w:rPr>
          <w:color w:val="000000"/>
          <w:sz w:val="22"/>
          <w:szCs w:val="22"/>
        </w:rPr>
      </w:pPr>
      <w:r w:rsidRPr="00F82119">
        <w:rPr>
          <w:b/>
          <w:color w:val="000000"/>
          <w:sz w:val="22"/>
          <w:szCs w:val="22"/>
          <w:u w:val="single"/>
        </w:rPr>
        <w:t>Client</w:t>
      </w:r>
      <w:r w:rsidRPr="007D2E50">
        <w:rPr>
          <w:color w:val="000000"/>
          <w:sz w:val="22"/>
          <w:szCs w:val="22"/>
        </w:rPr>
        <w:t xml:space="preserve"> : pour pouvoir réserver une salle, le client doit créer un compte. </w:t>
      </w:r>
    </w:p>
    <w:p w14:paraId="61C32D85" w14:textId="77777777" w:rsidR="00EF23F9" w:rsidRPr="007D2E50" w:rsidRDefault="00EF23F9" w:rsidP="00AC46E7">
      <w:pPr>
        <w:pStyle w:val="NormalWeb"/>
        <w:numPr>
          <w:ilvl w:val="0"/>
          <w:numId w:val="15"/>
        </w:numPr>
        <w:spacing w:line="276" w:lineRule="auto"/>
        <w:jc w:val="both"/>
        <w:rPr>
          <w:color w:val="000000"/>
          <w:sz w:val="22"/>
          <w:szCs w:val="22"/>
        </w:rPr>
      </w:pPr>
      <w:r w:rsidRPr="00F82119">
        <w:rPr>
          <w:b/>
          <w:color w:val="000000"/>
          <w:sz w:val="22"/>
          <w:szCs w:val="22"/>
          <w:u w:val="single"/>
        </w:rPr>
        <w:t>Service de location</w:t>
      </w:r>
      <w:r w:rsidRPr="007D2E50">
        <w:rPr>
          <w:color w:val="000000"/>
          <w:sz w:val="22"/>
          <w:szCs w:val="22"/>
        </w:rPr>
        <w:t> : gère la demande d</w:t>
      </w:r>
      <w:r w:rsidR="00C05B9A">
        <w:rPr>
          <w:color w:val="000000"/>
          <w:sz w:val="22"/>
          <w:szCs w:val="22"/>
        </w:rPr>
        <w:t>u</w:t>
      </w:r>
      <w:r w:rsidRPr="007D2E50">
        <w:rPr>
          <w:color w:val="000000"/>
          <w:sz w:val="22"/>
          <w:szCs w:val="22"/>
        </w:rPr>
        <w:t xml:space="preserve"> client (validation et </w:t>
      </w:r>
      <w:r w:rsidR="00C05B9A">
        <w:rPr>
          <w:color w:val="000000"/>
          <w:sz w:val="22"/>
          <w:szCs w:val="22"/>
        </w:rPr>
        <w:t>réduction en fonction du profil</w:t>
      </w:r>
      <w:r w:rsidRPr="007D2E50">
        <w:rPr>
          <w:color w:val="000000"/>
          <w:sz w:val="22"/>
          <w:szCs w:val="22"/>
        </w:rPr>
        <w:t>) et établit les tâches à réaliser par les agents municipaux (nettoyage, état de lieux d’entrée, état de lieux de sortie etc.)</w:t>
      </w:r>
    </w:p>
    <w:p w14:paraId="17B63683" w14:textId="77777777" w:rsidR="00EF23F9" w:rsidRPr="007D2E50" w:rsidRDefault="00EF23F9" w:rsidP="00AC46E7">
      <w:pPr>
        <w:pStyle w:val="NormalWeb"/>
        <w:numPr>
          <w:ilvl w:val="0"/>
          <w:numId w:val="15"/>
        </w:numPr>
        <w:spacing w:line="276" w:lineRule="auto"/>
        <w:jc w:val="both"/>
        <w:rPr>
          <w:color w:val="000000"/>
          <w:sz w:val="22"/>
          <w:szCs w:val="22"/>
        </w:rPr>
      </w:pPr>
      <w:r w:rsidRPr="00F82119">
        <w:rPr>
          <w:b/>
          <w:color w:val="000000"/>
          <w:sz w:val="22"/>
          <w:szCs w:val="22"/>
          <w:u w:val="single"/>
        </w:rPr>
        <w:t>Agent municipal</w:t>
      </w:r>
      <w:r w:rsidRPr="007D2E50">
        <w:rPr>
          <w:color w:val="000000"/>
          <w:sz w:val="22"/>
          <w:szCs w:val="22"/>
        </w:rPr>
        <w:t> : consulte le planning des salles pour identifier les tâches à effectuer.</w:t>
      </w:r>
    </w:p>
    <w:p w14:paraId="44560858" w14:textId="77777777" w:rsidR="00EF23F9" w:rsidRPr="007D2E50" w:rsidRDefault="00EF23F9" w:rsidP="00AC46E7">
      <w:pPr>
        <w:pStyle w:val="NormalWeb"/>
        <w:numPr>
          <w:ilvl w:val="0"/>
          <w:numId w:val="15"/>
        </w:numPr>
        <w:spacing w:line="276" w:lineRule="auto"/>
        <w:jc w:val="both"/>
        <w:rPr>
          <w:color w:val="000000"/>
          <w:sz w:val="22"/>
          <w:szCs w:val="22"/>
        </w:rPr>
      </w:pPr>
      <w:r w:rsidRPr="00F82119">
        <w:rPr>
          <w:b/>
          <w:color w:val="000000"/>
          <w:sz w:val="22"/>
          <w:szCs w:val="22"/>
          <w:u w:val="single"/>
        </w:rPr>
        <w:t>Administrateur</w:t>
      </w:r>
      <w:r w:rsidRPr="007D2E50">
        <w:rPr>
          <w:color w:val="000000"/>
          <w:sz w:val="22"/>
          <w:szCs w:val="22"/>
        </w:rPr>
        <w:t> : attribue les droits des utilisateurs et met à jour la base de clients (exemple : suppression d’une association qui n’existe plus).</w:t>
      </w:r>
    </w:p>
    <w:p w14:paraId="338B001F" w14:textId="77777777" w:rsidR="00703587" w:rsidRPr="0048722A" w:rsidRDefault="00703587" w:rsidP="0048722A">
      <w:pPr>
        <w:pStyle w:val="Titre3"/>
        <w:numPr>
          <w:ilvl w:val="2"/>
          <w:numId w:val="10"/>
        </w:numPr>
      </w:pPr>
      <w:bookmarkStart w:id="344" w:name="_Toc445811030"/>
      <w:r w:rsidRPr="0048722A">
        <w:t>La gestion du contenu</w:t>
      </w:r>
      <w:bookmarkEnd w:id="344"/>
    </w:p>
    <w:p w14:paraId="76906B2B" w14:textId="77777777" w:rsidR="00703587" w:rsidRPr="007D2E50" w:rsidRDefault="00703587" w:rsidP="00703587">
      <w:pPr>
        <w:spacing w:before="75" w:after="0" w:line="350" w:lineRule="atLeast"/>
        <w:jc w:val="both"/>
        <w:rPr>
          <w:rFonts w:ascii="Times New Roman" w:eastAsia="Times New Roman" w:hAnsi="Times New Roman" w:cs="Times New Roman"/>
          <w:color w:val="303030"/>
          <w:sz w:val="21"/>
          <w:szCs w:val="21"/>
          <w:lang w:eastAsia="fr-FR"/>
        </w:rPr>
      </w:pPr>
      <w:r w:rsidRPr="007D2E50">
        <w:rPr>
          <w:rFonts w:ascii="Times New Roman" w:eastAsia="Times New Roman" w:hAnsi="Times New Roman" w:cs="Times New Roman"/>
          <w:color w:val="303030"/>
          <w:sz w:val="21"/>
          <w:szCs w:val="21"/>
          <w:shd w:val="clear" w:color="auto" w:fill="FFFFFF"/>
          <w:lang w:eastAsia="fr-FR"/>
        </w:rPr>
        <w:t xml:space="preserve">Par souci d'économies, l'entreprise devra pouvoir réaliser ses mises à jour. </w:t>
      </w:r>
    </w:p>
    <w:p w14:paraId="1D6C3C85" w14:textId="77777777" w:rsidR="00174CD2" w:rsidRPr="0048722A" w:rsidRDefault="00174CD2" w:rsidP="0048722A">
      <w:pPr>
        <w:pStyle w:val="Titre3"/>
        <w:numPr>
          <w:ilvl w:val="2"/>
          <w:numId w:val="10"/>
        </w:numPr>
      </w:pPr>
      <w:bookmarkStart w:id="345" w:name="_Toc445811031"/>
      <w:r w:rsidRPr="0048722A">
        <w:t>Arborescence du site</w:t>
      </w:r>
      <w:bookmarkEnd w:id="345"/>
    </w:p>
    <w:p w14:paraId="5C5A835F" w14:textId="77777777" w:rsidR="00C0656F" w:rsidRDefault="00C0656F" w:rsidP="00174CD2">
      <w:pPr>
        <w:jc w:val="both"/>
        <w:rPr>
          <w:rFonts w:ascii="Times New Roman" w:hAnsi="Times New Roman" w:cs="Times New Roman"/>
          <w:b/>
        </w:rPr>
      </w:pPr>
      <w:r>
        <w:rPr>
          <w:noProof/>
          <w:lang w:eastAsia="fr-FR"/>
        </w:rPr>
        <mc:AlternateContent>
          <mc:Choice Requires="wpc">
            <w:drawing>
              <wp:inline distT="0" distB="0" distL="0" distR="0" wp14:anchorId="18B37892" wp14:editId="382529AB">
                <wp:extent cx="6388100" cy="2921000"/>
                <wp:effectExtent l="0" t="0" r="0" b="0"/>
                <wp:docPr id="28" name="Zone de dessin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Text Box 4"/>
                        <wps:cNvSpPr txBox="1">
                          <a:spLocks noChangeArrowheads="1"/>
                        </wps:cNvSpPr>
                        <wps:spPr bwMode="auto">
                          <a:xfrm>
                            <a:off x="0" y="1103095"/>
                            <a:ext cx="751912" cy="267974"/>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1F57F" w14:textId="77777777" w:rsidR="008F717A" w:rsidRDefault="008F717A" w:rsidP="00C0656F">
                              <w:r>
                                <w:t>Index</w:t>
                              </w:r>
                            </w:p>
                          </w:txbxContent>
                        </wps:txbx>
                        <wps:bodyPr rot="0" vert="horz" wrap="square" lIns="91440" tIns="45720" rIns="91440" bIns="45720" anchor="t" anchorCtr="0" upright="1">
                          <a:noAutofit/>
                        </wps:bodyPr>
                      </wps:wsp>
                      <wpg:wgp>
                        <wpg:cNvPr id="7" name="Group 5"/>
                        <wpg:cNvGrpSpPr>
                          <a:grpSpLocks/>
                        </wpg:cNvGrpSpPr>
                        <wpg:grpSpPr bwMode="auto">
                          <a:xfrm>
                            <a:off x="897495" y="258375"/>
                            <a:ext cx="1375839" cy="1850223"/>
                            <a:chOff x="3481" y="1478"/>
                            <a:chExt cx="1720" cy="2313"/>
                          </a:xfrm>
                        </wpg:grpSpPr>
                        <wps:wsp>
                          <wps:cNvPr id="8" name="Text Box 6"/>
                          <wps:cNvSpPr txBox="1">
                            <a:spLocks noChangeArrowheads="1"/>
                          </wps:cNvSpPr>
                          <wps:spPr bwMode="auto">
                            <a:xfrm>
                              <a:off x="3529" y="1478"/>
                              <a:ext cx="1672"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D9751E" w14:textId="77777777" w:rsidR="008F717A" w:rsidRDefault="008F717A" w:rsidP="00C0656F">
                                <w:r>
                                  <w:t>PageAccueil</w:t>
                                </w:r>
                              </w:p>
                            </w:txbxContent>
                          </wps:txbx>
                          <wps:bodyPr rot="0" vert="horz" wrap="square" lIns="91440" tIns="45720" rIns="91440" bIns="45720" anchor="t" anchorCtr="0" upright="1">
                            <a:noAutofit/>
                          </wps:bodyPr>
                        </wps:wsp>
                        <wps:wsp>
                          <wps:cNvPr id="9" name="Text Box 7"/>
                          <wps:cNvSpPr txBox="1">
                            <a:spLocks noChangeArrowheads="1"/>
                          </wps:cNvSpPr>
                          <wps:spPr bwMode="auto">
                            <a:xfrm>
                              <a:off x="3481" y="2534"/>
                              <a:ext cx="1720"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A9D07" w14:textId="77777777" w:rsidR="008F717A" w:rsidRDefault="008F717A" w:rsidP="00C0656F">
                                <w:r>
                                  <w:t>PageConsulterSalles</w:t>
                                </w:r>
                              </w:p>
                            </w:txbxContent>
                          </wps:txbx>
                          <wps:bodyPr rot="0" vert="horz" wrap="square" lIns="91440" tIns="45720" rIns="91440" bIns="45720" anchor="t" anchorCtr="0" upright="1">
                            <a:noAutofit/>
                          </wps:bodyPr>
                        </wps:wsp>
                        <wps:wsp>
                          <wps:cNvPr id="10" name="Text Box 8"/>
                          <wps:cNvSpPr txBox="1">
                            <a:spLocks noChangeArrowheads="1"/>
                          </wps:cNvSpPr>
                          <wps:spPr bwMode="auto">
                            <a:xfrm>
                              <a:off x="3481" y="3456"/>
                              <a:ext cx="1719"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F3AC54" w14:textId="77777777" w:rsidR="008F717A" w:rsidRDefault="008F717A" w:rsidP="00C0656F">
                                <w:r>
                                  <w:t>PageContact</w:t>
                                </w:r>
                              </w:p>
                            </w:txbxContent>
                          </wps:txbx>
                          <wps:bodyPr rot="0" vert="horz" wrap="square" lIns="91440" tIns="45720" rIns="91440" bIns="45720" anchor="t" anchorCtr="0" upright="1">
                            <a:noAutofit/>
                          </wps:bodyPr>
                        </wps:wsp>
                      </wpg:wgp>
                      <wps:wsp>
                        <wps:cNvPr id="11" name="AutoShape 9"/>
                        <wps:cNvSpPr>
                          <a:spLocks/>
                        </wps:cNvSpPr>
                        <wps:spPr bwMode="auto">
                          <a:xfrm>
                            <a:off x="751912" y="219979"/>
                            <a:ext cx="145583" cy="2027806"/>
                          </a:xfrm>
                          <a:prstGeom prst="leftBrace">
                            <a:avLst>
                              <a:gd name="adj1" fmla="val 11607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2" name="Group 10"/>
                        <wpg:cNvGrpSpPr>
                          <a:grpSpLocks/>
                        </wpg:cNvGrpSpPr>
                        <wpg:grpSpPr bwMode="auto">
                          <a:xfrm>
                            <a:off x="2782874" y="166416"/>
                            <a:ext cx="1271051" cy="1819026"/>
                            <a:chOff x="5771" y="2432"/>
                            <a:chExt cx="1589" cy="2274"/>
                          </a:xfrm>
                        </wpg:grpSpPr>
                        <wps:wsp>
                          <wps:cNvPr id="13" name="Text Box 11"/>
                          <wps:cNvSpPr txBox="1">
                            <a:spLocks noChangeArrowheads="1"/>
                          </wps:cNvSpPr>
                          <wps:spPr bwMode="auto">
                            <a:xfrm>
                              <a:off x="5771" y="2432"/>
                              <a:ext cx="1589" cy="440"/>
                            </a:xfrm>
                            <a:prstGeom prst="rect">
                              <a:avLst/>
                            </a:prstGeom>
                            <a:solidFill>
                              <a:srgbClr val="C6D9F1"/>
                            </a:solidFill>
                            <a:ln w="9525">
                              <a:solidFill>
                                <a:srgbClr val="00B0F0"/>
                              </a:solidFill>
                              <a:miter lim="800000"/>
                              <a:headEnd/>
                              <a:tailEnd/>
                            </a:ln>
                          </wps:spPr>
                          <wps:txbx>
                            <w:txbxContent>
                              <w:p w14:paraId="3E1832CD" w14:textId="77777777" w:rsidR="008F717A" w:rsidRDefault="008F717A" w:rsidP="00C0656F">
                                <w:pPr>
                                  <w:jc w:val="center"/>
                                </w:pPr>
                                <w:r>
                                  <w:t>Profil Client</w:t>
                                </w:r>
                              </w:p>
                            </w:txbxContent>
                          </wps:txbx>
                          <wps:bodyPr rot="0" vert="horz" wrap="square" lIns="91440" tIns="45720" rIns="91440" bIns="45720" anchor="t" anchorCtr="0" upright="1">
                            <a:noAutofit/>
                          </wps:bodyPr>
                        </wps:wsp>
                        <wps:wsp>
                          <wps:cNvPr id="14" name="Text Box 12"/>
                          <wps:cNvSpPr txBox="1">
                            <a:spLocks noChangeArrowheads="1"/>
                          </wps:cNvSpPr>
                          <wps:spPr bwMode="auto">
                            <a:xfrm>
                              <a:off x="5771" y="4371"/>
                              <a:ext cx="1522" cy="335"/>
                            </a:xfrm>
                            <a:prstGeom prst="rect">
                              <a:avLst/>
                            </a:prstGeom>
                            <a:solidFill>
                              <a:srgbClr val="0070C0"/>
                            </a:solidFill>
                            <a:ln w="9525">
                              <a:solidFill>
                                <a:srgbClr val="000000"/>
                              </a:solidFill>
                              <a:miter lim="800000"/>
                              <a:headEnd/>
                              <a:tailEnd/>
                            </a:ln>
                          </wps:spPr>
                          <wps:txbx>
                            <w:txbxContent>
                              <w:p w14:paraId="5BD2EE22" w14:textId="77777777" w:rsidR="008F717A" w:rsidRPr="00A305DF" w:rsidRDefault="008F717A" w:rsidP="00C0656F">
                                <w:pPr>
                                  <w:jc w:val="center"/>
                                  <w:rPr>
                                    <w:color w:val="FFFFFF"/>
                                  </w:rPr>
                                </w:pPr>
                                <w:r>
                                  <w:rPr>
                                    <w:color w:val="FFFFFF"/>
                                  </w:rPr>
                                  <w:t>Profil Admin</w:t>
                                </w:r>
                              </w:p>
                            </w:txbxContent>
                          </wps:txbx>
                          <wps:bodyPr rot="0" vert="horz" wrap="square" lIns="91440" tIns="45720" rIns="91440" bIns="45720" anchor="t" anchorCtr="0" upright="1">
                            <a:noAutofit/>
                          </wps:bodyPr>
                        </wps:wsp>
                      </wpg:wgp>
                      <wpg:wgp>
                        <wpg:cNvPr id="15" name="Group 13"/>
                        <wpg:cNvGrpSpPr>
                          <a:grpSpLocks/>
                        </wpg:cNvGrpSpPr>
                        <wpg:grpSpPr bwMode="auto">
                          <a:xfrm>
                            <a:off x="4815438" y="144786"/>
                            <a:ext cx="1484627" cy="1956613"/>
                            <a:chOff x="7648" y="1336"/>
                            <a:chExt cx="1856" cy="2446"/>
                          </a:xfrm>
                        </wpg:grpSpPr>
                        <wps:wsp>
                          <wps:cNvPr id="16" name="Text Box 14"/>
                          <wps:cNvSpPr txBox="1">
                            <a:spLocks noChangeArrowheads="1"/>
                          </wps:cNvSpPr>
                          <wps:spPr bwMode="auto">
                            <a:xfrm>
                              <a:off x="7648" y="1336"/>
                              <a:ext cx="1856"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6D6ABE" w14:textId="77777777" w:rsidR="008F717A" w:rsidRDefault="008F717A" w:rsidP="00C0656F">
                                <w:r>
                                  <w:t>Accueil</w:t>
                                </w:r>
                              </w:p>
                            </w:txbxContent>
                          </wps:txbx>
                          <wps:bodyPr rot="0" vert="horz" wrap="square" lIns="91440" tIns="45720" rIns="91440" bIns="45720" anchor="t" anchorCtr="0" upright="1">
                            <a:noAutofit/>
                          </wps:bodyPr>
                        </wps:wsp>
                        <wps:wsp>
                          <wps:cNvPr id="17" name="Text Box 15"/>
                          <wps:cNvSpPr txBox="1">
                            <a:spLocks noChangeArrowheads="1"/>
                          </wps:cNvSpPr>
                          <wps:spPr bwMode="auto">
                            <a:xfrm>
                              <a:off x="7648" y="1813"/>
                              <a:ext cx="1856"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96D72E" w14:textId="77777777" w:rsidR="008F717A" w:rsidRDefault="008F717A" w:rsidP="00C0656F">
                                <w:r>
                                  <w:t>Contact</w:t>
                                </w:r>
                              </w:p>
                            </w:txbxContent>
                          </wps:txbx>
                          <wps:bodyPr rot="0" vert="horz" wrap="square" lIns="91440" tIns="45720" rIns="91440" bIns="45720" anchor="t" anchorCtr="0" upright="1">
                            <a:noAutofit/>
                          </wps:bodyPr>
                        </wps:wsp>
                        <wps:wsp>
                          <wps:cNvPr id="18" name="Text Box 16"/>
                          <wps:cNvSpPr txBox="1">
                            <a:spLocks noChangeArrowheads="1"/>
                          </wps:cNvSpPr>
                          <wps:spPr bwMode="auto">
                            <a:xfrm>
                              <a:off x="7648" y="2277"/>
                              <a:ext cx="1856"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286765" w14:textId="77777777" w:rsidR="008F717A" w:rsidRDefault="008F717A" w:rsidP="00C0656F">
                                <w:r>
                                  <w:t>MesReservations</w:t>
                                </w:r>
                              </w:p>
                            </w:txbxContent>
                          </wps:txbx>
                          <wps:bodyPr rot="0" vert="horz" wrap="square" lIns="91440" tIns="45720" rIns="91440" bIns="45720" anchor="t" anchorCtr="0" upright="1">
                            <a:noAutofit/>
                          </wps:bodyPr>
                        </wps:wsp>
                        <wps:wsp>
                          <wps:cNvPr id="19" name="Text Box 17"/>
                          <wps:cNvSpPr txBox="1">
                            <a:spLocks noChangeArrowheads="1"/>
                          </wps:cNvSpPr>
                          <wps:spPr bwMode="auto">
                            <a:xfrm>
                              <a:off x="7648" y="3447"/>
                              <a:ext cx="1856"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F0AFAB" w14:textId="77777777" w:rsidR="008F717A" w:rsidRDefault="008F717A" w:rsidP="00C0656F">
                                <w:r>
                                  <w:t>MonEmploidutemps</w:t>
                                </w:r>
                              </w:p>
                            </w:txbxContent>
                          </wps:txbx>
                          <wps:bodyPr rot="0" vert="horz" wrap="square" lIns="91440" tIns="45720" rIns="91440" bIns="45720" anchor="t" anchorCtr="0" upright="1">
                            <a:noAutofit/>
                          </wps:bodyPr>
                        </wps:wsp>
                      </wpg:wgp>
                      <wps:wsp>
                        <wps:cNvPr id="23" name="AutoShape 21"/>
                        <wps:cNvSpPr>
                          <a:spLocks/>
                        </wps:cNvSpPr>
                        <wps:spPr bwMode="auto">
                          <a:xfrm>
                            <a:off x="4470678" y="67994"/>
                            <a:ext cx="345392" cy="1491755"/>
                          </a:xfrm>
                          <a:prstGeom prst="leftBrace">
                            <a:avLst>
                              <a:gd name="adj1" fmla="val 32065"/>
                              <a:gd name="adj2" fmla="val 18601"/>
                            </a:avLst>
                          </a:prstGeom>
                          <a:noFill/>
                          <a:ln w="9525">
                            <a:solidFill>
                              <a:srgbClr val="00B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AutoShape 22"/>
                        <wps:cNvSpPr>
                          <a:spLocks/>
                        </wps:cNvSpPr>
                        <wps:spPr bwMode="auto">
                          <a:xfrm>
                            <a:off x="4228932" y="33859"/>
                            <a:ext cx="380390" cy="2074739"/>
                          </a:xfrm>
                          <a:prstGeom prst="leftBrace">
                            <a:avLst>
                              <a:gd name="adj1" fmla="val 83235"/>
                              <a:gd name="adj2" fmla="val 42297"/>
                            </a:avLst>
                          </a:prstGeom>
                          <a:noFill/>
                          <a:ln w="9525">
                            <a:solidFill>
                              <a:srgbClr val="C00000"/>
                            </a:solidFill>
                            <a:round/>
                            <a:headEnd/>
                            <a:tailEnd/>
                          </a:ln>
                        </wps:spPr>
                        <wps:bodyPr rot="0" vert="horz" wrap="square" lIns="91440" tIns="45720" rIns="91440" bIns="45720" anchor="t" anchorCtr="0" upright="1">
                          <a:noAutofit/>
                        </wps:bodyPr>
                      </wps:wsp>
                      <wps:wsp>
                        <wps:cNvPr id="25" name="AutoShape 23"/>
                        <wps:cNvCnPr>
                          <a:cxnSpLocks noChangeShapeType="1"/>
                        </wps:cNvCnPr>
                        <wps:spPr bwMode="auto">
                          <a:xfrm>
                            <a:off x="2261411" y="329375"/>
                            <a:ext cx="5214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Text Box 11"/>
                        <wps:cNvSpPr txBox="1">
                          <a:spLocks noChangeArrowheads="1"/>
                        </wps:cNvSpPr>
                        <wps:spPr bwMode="auto">
                          <a:xfrm>
                            <a:off x="2793999" y="645243"/>
                            <a:ext cx="1206334" cy="914505"/>
                          </a:xfrm>
                          <a:prstGeom prst="rect">
                            <a:avLst/>
                          </a:prstGeom>
                          <a:solidFill>
                            <a:srgbClr val="C00000"/>
                          </a:solidFill>
                          <a:ln w="9525">
                            <a:solidFill>
                              <a:srgbClr val="C00000"/>
                            </a:solidFill>
                            <a:miter lim="800000"/>
                            <a:headEnd/>
                            <a:tailEnd/>
                          </a:ln>
                        </wps:spPr>
                        <wps:txbx>
                          <w:txbxContent>
                            <w:p w14:paraId="7BFDE5AD" w14:textId="77777777" w:rsidR="008F717A" w:rsidRDefault="008F717A" w:rsidP="00BC0981">
                              <w:pPr>
                                <w:pStyle w:val="NormalWeb"/>
                                <w:spacing w:before="0" w:beforeAutospacing="0" w:after="0" w:afterAutospacing="0" w:line="276" w:lineRule="auto"/>
                                <w:jc w:val="center"/>
                                <w:rPr>
                                  <w:rFonts w:ascii="Calibri" w:eastAsia="Calibri" w:hAnsi="Calibri"/>
                                  <w:sz w:val="22"/>
                                  <w:szCs w:val="22"/>
                                </w:rPr>
                              </w:pPr>
                              <w:r>
                                <w:rPr>
                                  <w:rFonts w:ascii="Calibri" w:eastAsia="Calibri" w:hAnsi="Calibri"/>
                                  <w:sz w:val="22"/>
                                  <w:szCs w:val="22"/>
                                </w:rPr>
                                <w:t>Profil Employé</w:t>
                              </w:r>
                            </w:p>
                            <w:p w14:paraId="5661228B" w14:textId="77777777" w:rsidR="008F717A" w:rsidRDefault="008F717A" w:rsidP="00BC0981">
                              <w:pPr>
                                <w:pStyle w:val="NormalWeb"/>
                                <w:spacing w:before="0" w:beforeAutospacing="0" w:after="0" w:afterAutospacing="0" w:line="276" w:lineRule="auto"/>
                                <w:jc w:val="center"/>
                                <w:rPr>
                                  <w:rFonts w:ascii="Calibri" w:eastAsia="Calibri" w:hAnsi="Calibri"/>
                                  <w:sz w:val="22"/>
                                  <w:szCs w:val="22"/>
                                </w:rPr>
                              </w:pPr>
                              <w:r>
                                <w:rPr>
                                  <w:rFonts w:ascii="Calibri" w:eastAsia="Calibri" w:hAnsi="Calibri"/>
                                  <w:sz w:val="22"/>
                                  <w:szCs w:val="22"/>
                                </w:rPr>
                                <w:t xml:space="preserve">-service location </w:t>
                              </w:r>
                            </w:p>
                            <w:p w14:paraId="677722B5" w14:textId="77777777" w:rsidR="008F717A" w:rsidRDefault="008F717A" w:rsidP="004C523D">
                              <w:pPr>
                                <w:pStyle w:val="NormalWeb"/>
                                <w:spacing w:before="0" w:beforeAutospacing="0" w:after="200" w:afterAutospacing="0" w:line="276" w:lineRule="auto"/>
                                <w:jc w:val="center"/>
                              </w:pPr>
                              <w:r>
                                <w:rPr>
                                  <w:rFonts w:ascii="Calibri" w:eastAsia="Calibri" w:hAnsi="Calibri"/>
                                  <w:sz w:val="22"/>
                                  <w:szCs w:val="22"/>
                                </w:rPr>
                                <w:t xml:space="preserve">- agent municipal </w:t>
                              </w:r>
                            </w:p>
                          </w:txbxContent>
                        </wps:txbx>
                        <wps:bodyPr rot="0" vert="horz" wrap="square" lIns="91440" tIns="45720" rIns="91440" bIns="45720" anchor="t" anchorCtr="0" upright="1">
                          <a:noAutofit/>
                        </wps:bodyPr>
                      </wps:wsp>
                      <wps:wsp>
                        <wps:cNvPr id="30" name="AutoShape 23"/>
                        <wps:cNvCnPr>
                          <a:cxnSpLocks noChangeShapeType="1"/>
                          <a:endCxn id="29" idx="1"/>
                        </wps:cNvCnPr>
                        <wps:spPr bwMode="auto">
                          <a:xfrm>
                            <a:off x="2273334" y="329351"/>
                            <a:ext cx="520665" cy="773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23"/>
                        <wps:cNvCnPr>
                          <a:cxnSpLocks noChangeShapeType="1"/>
                          <a:endCxn id="14" idx="1"/>
                        </wps:cNvCnPr>
                        <wps:spPr bwMode="auto">
                          <a:xfrm>
                            <a:off x="2273334" y="329351"/>
                            <a:ext cx="509540" cy="15221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Text Box 18"/>
                        <wps:cNvSpPr txBox="1">
                          <a:spLocks noChangeArrowheads="1"/>
                        </wps:cNvSpPr>
                        <wps:spPr bwMode="auto">
                          <a:xfrm>
                            <a:off x="4815438" y="2406444"/>
                            <a:ext cx="1483995" cy="267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6D2FE8" w14:textId="77777777" w:rsidR="008F717A" w:rsidRDefault="008F717A" w:rsidP="004C523D">
                              <w:pPr>
                                <w:pStyle w:val="NormalWeb"/>
                                <w:spacing w:before="0" w:beforeAutospacing="0" w:after="200" w:afterAutospacing="0" w:line="276" w:lineRule="auto"/>
                              </w:pPr>
                              <w:r>
                                <w:rPr>
                                  <w:rFonts w:ascii="Calibri" w:eastAsia="Calibri" w:hAnsi="Calibri"/>
                                  <w:sz w:val="22"/>
                                  <w:szCs w:val="22"/>
                                </w:rPr>
                                <w:t>Admin</w:t>
                              </w:r>
                            </w:p>
                          </w:txbxContent>
                        </wps:txbx>
                        <wps:bodyPr rot="0" vert="horz" wrap="square" lIns="91440" tIns="45720" rIns="91440" bIns="45720" anchor="t" anchorCtr="0" upright="1">
                          <a:noAutofit/>
                        </wps:bodyPr>
                      </wps:wsp>
                      <wps:wsp>
                        <wps:cNvPr id="33" name="AutoShape 22"/>
                        <wps:cNvSpPr>
                          <a:spLocks/>
                        </wps:cNvSpPr>
                        <wps:spPr bwMode="auto">
                          <a:xfrm>
                            <a:off x="4000333" y="67995"/>
                            <a:ext cx="348145" cy="2700605"/>
                          </a:xfrm>
                          <a:prstGeom prst="leftBrace">
                            <a:avLst>
                              <a:gd name="adj1" fmla="val 83235"/>
                              <a:gd name="adj2" fmla="val 65340"/>
                            </a:avLst>
                          </a:prstGeom>
                          <a:noFill/>
                          <a:ln w="9525">
                            <a:solidFill>
                              <a:srgbClr val="002060"/>
                            </a:solidFill>
                            <a:round/>
                            <a:headEnd/>
                            <a:tailEnd/>
                          </a:ln>
                        </wps:spPr>
                        <wps:txbx>
                          <w:txbxContent>
                            <w:p w14:paraId="5FC4D8CB" w14:textId="77777777" w:rsidR="008F717A" w:rsidRDefault="008F717A" w:rsidP="004C523D">
                              <w:pPr>
                                <w:rPr>
                                  <w:rFonts w:eastAsia="Times New Roman"/>
                                </w:rPr>
                              </w:pPr>
                            </w:p>
                          </w:txbxContent>
                        </wps:txbx>
                        <wps:bodyPr rot="0" vert="horz" wrap="square" lIns="91440" tIns="45720" rIns="91440" bIns="45720" anchor="t" anchorCtr="0" upright="1">
                          <a:noAutofit/>
                        </wps:bodyPr>
                      </wps:wsp>
                      <wps:wsp>
                        <wps:cNvPr id="34" name="Text Box 16"/>
                        <wps:cNvSpPr txBox="1">
                          <a:spLocks noChangeArrowheads="1"/>
                        </wps:cNvSpPr>
                        <wps:spPr bwMode="auto">
                          <a:xfrm>
                            <a:off x="4816070" y="1291780"/>
                            <a:ext cx="1483995" cy="26797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EEF04" w14:textId="77777777" w:rsidR="008F717A" w:rsidRDefault="008F717A" w:rsidP="00EF23F9">
                              <w:pPr>
                                <w:pStyle w:val="NormalWeb"/>
                                <w:spacing w:before="0" w:beforeAutospacing="0" w:after="200" w:afterAutospacing="0" w:line="276" w:lineRule="auto"/>
                              </w:pPr>
                              <w:r>
                                <w:rPr>
                                  <w:rFonts w:ascii="Calibri" w:eastAsia="Calibri" w:hAnsi="Calibri"/>
                                  <w:sz w:val="22"/>
                                  <w:szCs w:val="22"/>
                                </w:rPr>
                                <w:t>MonCompte</w:t>
                              </w:r>
                            </w:p>
                          </w:txbxContent>
                        </wps:txbx>
                        <wps:bodyPr rot="0" vert="horz" wrap="square" lIns="91440" tIns="45720" rIns="91440" bIns="45720" anchor="t" anchorCtr="0" upright="1">
                          <a:noAutofit/>
                        </wps:bodyPr>
                      </wps:wsp>
                    </wpc:wpc>
                  </a:graphicData>
                </a:graphic>
              </wp:inline>
            </w:drawing>
          </mc:Choice>
          <mc:Fallback>
            <w:pict>
              <v:group w14:anchorId="18B37892" id="Zone de dessin 28" o:spid="_x0000_s1026" editas="canvas" style="width:503pt;height:230pt;mso-position-horizontal-relative:char;mso-position-vertical-relative:line" coordsize="63881,29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881;height:29210;visibility:visible;mso-wrap-style:square">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top:11030;width:7519;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H0fMEA&#10;AADaAAAADwAAAGRycy9kb3ducmV2LnhtbESPQWvCQBSE70L/w/IK3urGHkRSVxFt0ZNoLJ4f2Zds&#10;NPs2za4a/fWuUPA4zMw3zGTW2VpcqPWVYwXDQQKCOHe64lLB7/7nYwzCB2SNtWNScCMPs+lbb4Kp&#10;dlfe0SULpYgQ9ikqMCE0qZQ+N2TRD1xDHL3CtRZDlG0pdYvXCLe1/EySkbRYcVww2NDCUH7KzlYB&#10;FfY7JItbdjjianveFPc/w0ul+u/d/AtEoC68wv/ttVYwgueVeAP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x9HzBAAAA2gAAAA8AAAAAAAAAAAAAAAAAmAIAAGRycy9kb3du&#10;cmV2LnhtbFBLBQYAAAAABAAEAPUAAACGAwAAAAA=&#10;" fillcolor="#d8d8d8" stroked="f">
                  <v:textbox>
                    <w:txbxContent>
                      <w:p w14:paraId="33E1F57F" w14:textId="77777777" w:rsidR="008F717A" w:rsidRDefault="008F717A" w:rsidP="00C0656F">
                        <w:r>
                          <w:t>Index</w:t>
                        </w:r>
                      </w:p>
                    </w:txbxContent>
                  </v:textbox>
                </v:shape>
                <v:group id="Group 5" o:spid="_x0000_s1029" style="position:absolute;left:8974;top:2583;width:13759;height:18502" coordorigin="3481,1478" coordsize="1720,2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Text Box 6" o:spid="_x0000_s1030" type="#_x0000_t202" style="position:absolute;left:3529;top:1478;width:1672;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VsG8EA&#10;AADaAAAADwAAAGRycy9kb3ducmV2LnhtbERPy2oCMRTdC/2HcAvuNFNflKlRiqK4KfgoFHeXye1k&#10;6OQmTKIz+vVmUXB5OO/5srO1uFITKscK3oYZCOLC6YpLBd+nzeAdRIjIGmvHpOBGAZaLl94cc+1a&#10;PtD1GEuRQjjkqMDE6HMpQ2HIYhg6T5y4X9dYjAk2pdQNtinc1nKUZTNpseLUYNDTylDxd7xYBav1&#10;ZPtznk7v8mu8N960vrhNzkr1X7vPDxCRuvgU/7t3WkHamq6kGy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1bBvBAAAA2gAAAA8AAAAAAAAAAAAAAAAAmAIAAGRycy9kb3du&#10;cmV2LnhtbFBLBQYAAAAABAAEAPUAAACGAwAAAAA=&#10;" fillcolor="#f2f2f2" stroked="f">
                    <v:textbox>
                      <w:txbxContent>
                        <w:p w14:paraId="08D9751E" w14:textId="77777777" w:rsidR="008F717A" w:rsidRDefault="008F717A" w:rsidP="00C0656F">
                          <w:r>
                            <w:t>PageAccueil</w:t>
                          </w:r>
                        </w:p>
                      </w:txbxContent>
                    </v:textbox>
                  </v:shape>
                  <v:shape id="Text Box 7" o:spid="_x0000_s1031" type="#_x0000_t202" style="position:absolute;left:3481;top:2534;width:1720;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nJgMQA&#10;AADaAAAADwAAAGRycy9kb3ducmV2LnhtbESPQWsCMRSE70L/Q3iF3mq2rRZdjVIsFS8Fq4J4e2ye&#10;m8XNS9ik7uqvN4WCx2FmvmGm887W4kxNqBwreOlnIIgLpysuFey2X88jECEia6wdk4ILBZjPHnpT&#10;zLVr+YfOm1iKBOGQowITo8+lDIUhi6HvPHHyjq6xGJNsSqkbbBPc1vI1y96lxYrTgkFPC0PFafNr&#10;FSw+B8v9YTi8yu+3tfGm9cVlcFDq6bH7mICI1MV7+L+90grG8Hcl3QA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5yYDEAAAA2gAAAA8AAAAAAAAAAAAAAAAAmAIAAGRycy9k&#10;b3ducmV2LnhtbFBLBQYAAAAABAAEAPUAAACJAwAAAAA=&#10;" fillcolor="#f2f2f2" stroked="f">
                    <v:textbox>
                      <w:txbxContent>
                        <w:p w14:paraId="498A9D07" w14:textId="77777777" w:rsidR="008F717A" w:rsidRDefault="008F717A" w:rsidP="00C0656F">
                          <w:r>
                            <w:t>PageConsulterSalles</w:t>
                          </w:r>
                        </w:p>
                      </w:txbxContent>
                    </v:textbox>
                  </v:shape>
                  <v:shape id="Text Box 8" o:spid="_x0000_s1032" type="#_x0000_t202" style="position:absolute;left:3481;top:3456;width:1719;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9lusYA&#10;AADbAAAADwAAAGRycy9kb3ducmV2LnhtbESPQUsDMRCF7wX/QxjBW5tVW5G1aZGKpRehrYL0NmzG&#10;zeJmEjaxu+2v7xyE3mZ4b977Zr4cfKuO1KUmsIH7SQGKuAq24drA1+f7+BlUysgW28Bk4EQJloub&#10;0RxLG3re0XGfayUhnEo04HKOpdapcuQxTUIkFu0ndB6zrF2tbYe9hPtWPxTFk/bYsDQ4jLRyVP3u&#10;/7yB1dt0/X2Yzc7643HroutjdZoejLm7HV5fQGUa8tX8f72xgi/08osMo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9lusYAAADbAAAADwAAAAAAAAAAAAAAAACYAgAAZHJz&#10;L2Rvd25yZXYueG1sUEsFBgAAAAAEAAQA9QAAAIsDAAAAAA==&#10;" fillcolor="#f2f2f2" stroked="f">
                    <v:textbox>
                      <w:txbxContent>
                        <w:p w14:paraId="33F3AC54" w14:textId="77777777" w:rsidR="008F717A" w:rsidRDefault="008F717A" w:rsidP="00C0656F">
                          <w:r>
                            <w:t>PageContact</w:t>
                          </w:r>
                        </w:p>
                      </w:txbxContent>
                    </v:textbox>
                  </v:shape>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9" o:spid="_x0000_s1033" type="#_x0000_t87" style="position:absolute;left:7519;top:2199;width:1455;height:20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EMEA&#10;AADbAAAADwAAAGRycy9kb3ducmV2LnhtbERPS4vCMBC+C/6HMIKXZU3rQZauaVkEwfWg+DwPzWxb&#10;bCa1yWr11xtB8DYf33OmWWdqcaHWVZYVxKMIBHFudcWFgv1u/vkFwnlkjbVlUnAjB1na700x0fbK&#10;G7psfSFCCLsEFZTeN4mULi/JoBvZhjhwf7Y16ANsC6lbvIZwU8txFE2kwYpDQ4kNzUrKT9t/o8Af&#10;4lXe3e0Z57/HaBF/LDfr01Kp4aD7+QbhqfNv8cu90GF+DM9fwgEy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v8xDBAAAA2wAAAA8AAAAAAAAAAAAAAAAAmAIAAGRycy9kb3du&#10;cmV2LnhtbFBLBQYAAAAABAAEAPUAAACGAwAAAAA=&#10;"/>
                <v:group id="Group 10" o:spid="_x0000_s1034" style="position:absolute;left:27828;top:1664;width:12711;height:18190" coordorigin="5771,2432" coordsize="1589,2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Text Box 11" o:spid="_x0000_s1035" type="#_x0000_t202" style="position:absolute;left:5771;top:2432;width:158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N2W78A&#10;AADbAAAADwAAAGRycy9kb3ducmV2LnhtbERPS2sCMRC+F/ofwhS81WxdKsvWKKVF9Fgf9Dxuxs3i&#10;ZrIkcV3/vREEb/PxPWe2GGwrevKhcazgY5yBIK6cbrhWsN8t3wsQISJrbB2TgisFWMxfX2ZYanfh&#10;DfXbWIsUwqFEBSbGrpQyVIYshrHriBN3dN5iTNDXUnu8pHDbykmWTaXFhlODwY5+DFWn7dkq6Dn/&#10;588NrVjG9pD/HgZf/BmlRm/D9xeISEN8ih/utU7zc7j/kg6Q8x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c3ZbvwAAANsAAAAPAAAAAAAAAAAAAAAAAJgCAABkcnMvZG93bnJl&#10;di54bWxQSwUGAAAAAAQABAD1AAAAhAMAAAAA&#10;" fillcolor="#c6d9f1" strokecolor="#00b0f0">
                    <v:textbox>
                      <w:txbxContent>
                        <w:p w14:paraId="3E1832CD" w14:textId="77777777" w:rsidR="008F717A" w:rsidRDefault="008F717A" w:rsidP="00C0656F">
                          <w:pPr>
                            <w:jc w:val="center"/>
                          </w:pPr>
                          <w:r>
                            <w:t>Profil Client</w:t>
                          </w:r>
                        </w:p>
                      </w:txbxContent>
                    </v:textbox>
                  </v:shape>
                  <v:shape id="Text Box 12" o:spid="_x0000_s1036" type="#_x0000_t202" style="position:absolute;left:5771;top:4371;width:1522;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Q9E8EA&#10;AADbAAAADwAAAGRycy9kb3ducmV2LnhtbERPTWvCQBC9C/0Pywi9mY2lDSW6CbFF6LGNxfOQHZNg&#10;djbd3Wrqr3cLgrd5vM9Zl5MZxImc7y0rWCYpCOLG6p5bBd+77eIVhA/IGgfLpOCPPJTFw2yNubZn&#10;/qJTHVoRQ9jnqKALYcyl9E1HBn1iR+LIHawzGCJ0rdQOzzHcDPIpTTNpsOfY0OFIbx01x/rXKNiE&#10;y2abuX39Ob1U7316HH6yaqnU43yqViACTeEuvrk/dJz/DP+/xANkc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kPRPBAAAA2wAAAA8AAAAAAAAAAAAAAAAAmAIAAGRycy9kb3du&#10;cmV2LnhtbFBLBQYAAAAABAAEAPUAAACGAwAAAAA=&#10;" fillcolor="#0070c0">
                    <v:textbox>
                      <w:txbxContent>
                        <w:p w14:paraId="5BD2EE22" w14:textId="77777777" w:rsidR="008F717A" w:rsidRPr="00A305DF" w:rsidRDefault="008F717A" w:rsidP="00C0656F">
                          <w:pPr>
                            <w:jc w:val="center"/>
                            <w:rPr>
                              <w:color w:val="FFFFFF"/>
                            </w:rPr>
                          </w:pPr>
                          <w:r>
                            <w:rPr>
                              <w:color w:val="FFFFFF"/>
                            </w:rPr>
                            <w:t>Profil Admin</w:t>
                          </w:r>
                        </w:p>
                      </w:txbxContent>
                    </v:textbox>
                  </v:shape>
                </v:group>
                <v:group id="Group 13" o:spid="_x0000_s1037" style="position:absolute;left:48154;top:1447;width:14846;height:19566" coordorigin="7648,1336" coordsize="1856,24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Text Box 14" o:spid="_x0000_s1038" type="#_x0000_t202" style="position:absolute;left:7648;top:1336;width:1856;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pYVcIA&#10;AADbAAAADwAAAGRycy9kb3ducmV2LnhtbERPS2sCMRC+F/wPYQRvNWt9IKtRxNLSS6G1gngbNuNm&#10;cTMJm9Rd/fWmUPA2H99zluvO1uJCTagcKxgNMxDEhdMVlwr2P2/PcxAhImusHZOCKwVYr3pPS8y1&#10;a/mbLrtYihTCIUcFJkafSxkKQxbD0HnixJ1cYzEm2JRSN9imcFvLlyybSYsVpwaDnraGivPu1yrY&#10;vk7eD8fp9CY/x1/Gm9YX18lRqUG/2yxAROriQ/zv/tBp/gz+fkk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OlhVwgAAANsAAAAPAAAAAAAAAAAAAAAAAJgCAABkcnMvZG93&#10;bnJldi54bWxQSwUGAAAAAAQABAD1AAAAhwMAAAAA&#10;" fillcolor="#f2f2f2" stroked="f">
                    <v:textbox>
                      <w:txbxContent>
                        <w:p w14:paraId="7F6D6ABE" w14:textId="77777777" w:rsidR="008F717A" w:rsidRDefault="008F717A" w:rsidP="00C0656F">
                          <w:r>
                            <w:t>Accueil</w:t>
                          </w:r>
                        </w:p>
                      </w:txbxContent>
                    </v:textbox>
                  </v:shape>
                  <v:shape id="Text Box 15" o:spid="_x0000_s1039" type="#_x0000_t202" style="position:absolute;left:7648;top:1813;width:1856;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b9zsMA&#10;AADbAAAADwAAAGRycy9kb3ducmV2LnhtbERPTWsCMRC9C/0PYQq91WxbrbIapVgqXgpWBfE2bMbN&#10;4mYSNqm7+utNoeBtHu9zpvPO1uJMTagcK3jpZyCIC6crLhXstl/PYxAhImusHZOCCwWYzx56U8y1&#10;a/mHzptYihTCIUcFJkafSxkKQxZD33nixB1dYzEm2JRSN9imcFvL1yx7lxYrTg0GPS0MFafNr1Ww&#10;+Bws94fh8Cq/39bGm9YXl8FBqafH7mMCIlIX7+J/90qn+SP4+yUdIG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3b9zsMAAADbAAAADwAAAAAAAAAAAAAAAACYAgAAZHJzL2Rv&#10;d25yZXYueG1sUEsFBgAAAAAEAAQA9QAAAIgDAAAAAA==&#10;" fillcolor="#f2f2f2" stroked="f">
                    <v:textbox>
                      <w:txbxContent>
                        <w:p w14:paraId="0D96D72E" w14:textId="77777777" w:rsidR="008F717A" w:rsidRDefault="008F717A" w:rsidP="00C0656F">
                          <w:r>
                            <w:t>Contact</w:t>
                          </w:r>
                        </w:p>
                      </w:txbxContent>
                    </v:textbox>
                  </v:shape>
                  <v:shape id="Text Box 16" o:spid="_x0000_s1040" type="#_x0000_t202" style="position:absolute;left:7648;top:2277;width:1856;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lpvMYA&#10;AADbAAAADwAAAGRycy9kb3ducmV2LnhtbESPQUsDMRCF7wX/QxjBW5tVW5G1aZGKpRehrYL0NmzG&#10;zeJmEjaxu+2v7xyE3mZ4b977Zr4cfKuO1KUmsIH7SQGKuAq24drA1+f7+BlUysgW28Bk4EQJloub&#10;0RxLG3re0XGfayUhnEo04HKOpdapcuQxTUIkFu0ndB6zrF2tbYe9hPtWPxTFk/bYsDQ4jLRyVP3u&#10;/7yB1dt0/X2Yzc7643HroutjdZoejLm7HV5fQGUa8tX8f72xgi+w8osMo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lpvMYAAADbAAAADwAAAAAAAAAAAAAAAACYAgAAZHJz&#10;L2Rvd25yZXYueG1sUEsFBgAAAAAEAAQA9QAAAIsDAAAAAA==&#10;" fillcolor="#f2f2f2" stroked="f">
                    <v:textbox>
                      <w:txbxContent>
                        <w:p w14:paraId="4B286765" w14:textId="77777777" w:rsidR="008F717A" w:rsidRDefault="008F717A" w:rsidP="00C0656F">
                          <w:r>
                            <w:t>MesReservations</w:t>
                          </w:r>
                        </w:p>
                      </w:txbxContent>
                    </v:textbox>
                  </v:shape>
                  <v:shape id="Text Box 17" o:spid="_x0000_s1041" type="#_x0000_t202" style="position:absolute;left:7648;top:3447;width:1856;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XMJ8MA&#10;AADbAAAADwAAAGRycy9kb3ducmV2LnhtbERPTWsCMRC9C/0PYQq91WxbLboapVgqXgpWBfE2bMbN&#10;4mYSNqm7+utNoeBtHu9zpvPO1uJMTagcK3jpZyCIC6crLhXstl/PIxAhImusHZOCCwWYzx56U8y1&#10;a/mHzptYihTCIUcFJkafSxkKQxZD33nixB1dYzEm2JRSN9imcFvL1yx7lxYrTg0GPS0MFafNr1Ww&#10;+Bws94fh8Cq/39bGm9YXl8FBqafH7mMCIlIX7+J/90qn+WP4+yUdIG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XMJ8MAAADbAAAADwAAAAAAAAAAAAAAAACYAgAAZHJzL2Rv&#10;d25yZXYueG1sUEsFBgAAAAAEAAQA9QAAAIgDAAAAAA==&#10;" fillcolor="#f2f2f2" stroked="f">
                    <v:textbox>
                      <w:txbxContent>
                        <w:p w14:paraId="49F0AFAB" w14:textId="77777777" w:rsidR="008F717A" w:rsidRDefault="008F717A" w:rsidP="00C0656F">
                          <w:r>
                            <w:t>MonEmploidutemps</w:t>
                          </w:r>
                        </w:p>
                      </w:txbxContent>
                    </v:textbox>
                  </v:shape>
                </v:group>
                <v:shape id="AutoShape 21" o:spid="_x0000_s1042" type="#_x0000_t87" style="position:absolute;left:44706;top:679;width:3454;height:14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rLZ8AA&#10;AADbAAAADwAAAGRycy9kb3ducmV2LnhtbESP3WrCQBSE7wu+w3IE7+rGCEWiq/hD0ctq+wCH7DEJ&#10;Zs+G3aNJffpuodDLYWa+YVabwbXqQSE2ng3Mphko4tLbhisDX5/vrwtQUZAttp7JwDdF2KxHLyss&#10;rO/5TI+LVCpBOBZooBbpCq1jWZPDOPUdcfKuPjiUJEOlbcA+wV2r8yx70w4bTgs1drSvqbxd7s7A&#10;7SCYOTvEfBeO9kTPHoU/jJmMh+0SlNAg/+G/9skayOfw+yX9AL3+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MrLZ8AAAADbAAAADwAAAAAAAAAAAAAAAACYAgAAZHJzL2Rvd25y&#10;ZXYueG1sUEsFBgAAAAAEAAQA9QAAAIUDAAAAAA==&#10;" adj="1604,4018" strokecolor="#00b0f0"/>
                <v:shape id="AutoShape 22" o:spid="_x0000_s1043" type="#_x0000_t87" style="position:absolute;left:42289;top:338;width:3804;height:20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ImX8IA&#10;AADbAAAADwAAAGRycy9kb3ducmV2LnhtbESPQYvCMBSE78L+h/CEvYimSl2kGmWRXfHiwbrg9dk8&#10;22LzEpqs1n9vBMHjMDPfMItVZxpxpdbXlhWMRwkI4sLqmksFf4ff4QyED8gaG8uk4E4eVsuP3gIz&#10;bW+8p2seShEh7DNUUIXgMil9UZFBP7KOOHpn2xoMUbal1C3eItw0cpIkX9JgzXGhQkfriopL/m8U&#10;cH70g9QNdvRz3DS7MEtPbpoq9dnvvucgAnXhHX61t1rBJIXnl/g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iZfwgAAANsAAAAPAAAAAAAAAAAAAAAAAJgCAABkcnMvZG93&#10;bnJldi54bWxQSwUGAAAAAAQABAD1AAAAhwMAAAAA&#10;" adj="3296,9136" strokecolor="#c00000"/>
                <v:shapetype id="_x0000_t32" coordsize="21600,21600" o:spt="32" o:oned="t" path="m,l21600,21600e" filled="f">
                  <v:path arrowok="t" fillok="f" o:connecttype="none"/>
                  <o:lock v:ext="edit" shapetype="t"/>
                </v:shapetype>
                <v:shape id="AutoShape 23" o:spid="_x0000_s1044" type="#_x0000_t32" style="position:absolute;left:22614;top:3293;width:52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Text Box 11" o:spid="_x0000_s1045" type="#_x0000_t202" style="position:absolute;left:27939;top:6452;width:12064;height:9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2aEcUA&#10;AADbAAAADwAAAGRycy9kb3ducmV2LnhtbESPT2vCQBTE7wW/w/KE3uqmUsREN0GU0j8gGvXS2yP7&#10;moRm3y7ZrabfvisIHoeZ+Q2zLAbTiTP1vrWs4HmSgCCurG65VnA6vj7NQfiArLGzTAr+yEORjx6W&#10;mGl74ZLOh1CLCGGfoYImBJdJ6auGDPqJdcTR+7a9wRBlX0vd4yXCTSenSTKTBluOCw06WjdU/Rx+&#10;jQL3WX59lJv5TO/fHG7b1XbnXlKlHsfDagEi0BDu4Vv7XSuYpnD9En+Az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3ZoRxQAAANsAAAAPAAAAAAAAAAAAAAAAAJgCAABkcnMv&#10;ZG93bnJldi54bWxQSwUGAAAAAAQABAD1AAAAigMAAAAA&#10;" fillcolor="#c00000" strokecolor="#c00000">
                  <v:textbox>
                    <w:txbxContent>
                      <w:p w14:paraId="7BFDE5AD" w14:textId="77777777" w:rsidR="008F717A" w:rsidRDefault="008F717A" w:rsidP="00BC0981">
                        <w:pPr>
                          <w:pStyle w:val="NormalWeb"/>
                          <w:spacing w:before="0" w:beforeAutospacing="0" w:after="0" w:afterAutospacing="0" w:line="276" w:lineRule="auto"/>
                          <w:jc w:val="center"/>
                          <w:rPr>
                            <w:rFonts w:ascii="Calibri" w:eastAsia="Calibri" w:hAnsi="Calibri"/>
                            <w:sz w:val="22"/>
                            <w:szCs w:val="22"/>
                          </w:rPr>
                        </w:pPr>
                        <w:r>
                          <w:rPr>
                            <w:rFonts w:ascii="Calibri" w:eastAsia="Calibri" w:hAnsi="Calibri"/>
                            <w:sz w:val="22"/>
                            <w:szCs w:val="22"/>
                          </w:rPr>
                          <w:t>Profil Employé</w:t>
                        </w:r>
                      </w:p>
                      <w:p w14:paraId="5661228B" w14:textId="77777777" w:rsidR="008F717A" w:rsidRDefault="008F717A" w:rsidP="00BC0981">
                        <w:pPr>
                          <w:pStyle w:val="NormalWeb"/>
                          <w:spacing w:before="0" w:beforeAutospacing="0" w:after="0" w:afterAutospacing="0" w:line="276" w:lineRule="auto"/>
                          <w:jc w:val="center"/>
                          <w:rPr>
                            <w:rFonts w:ascii="Calibri" w:eastAsia="Calibri" w:hAnsi="Calibri"/>
                            <w:sz w:val="22"/>
                            <w:szCs w:val="22"/>
                          </w:rPr>
                        </w:pPr>
                        <w:r>
                          <w:rPr>
                            <w:rFonts w:ascii="Calibri" w:eastAsia="Calibri" w:hAnsi="Calibri"/>
                            <w:sz w:val="22"/>
                            <w:szCs w:val="22"/>
                          </w:rPr>
                          <w:t xml:space="preserve">-service location </w:t>
                        </w:r>
                      </w:p>
                      <w:p w14:paraId="677722B5" w14:textId="77777777" w:rsidR="008F717A" w:rsidRDefault="008F717A" w:rsidP="004C523D">
                        <w:pPr>
                          <w:pStyle w:val="NormalWeb"/>
                          <w:spacing w:before="0" w:beforeAutospacing="0" w:after="200" w:afterAutospacing="0" w:line="276" w:lineRule="auto"/>
                          <w:jc w:val="center"/>
                        </w:pPr>
                        <w:r>
                          <w:rPr>
                            <w:rFonts w:ascii="Calibri" w:eastAsia="Calibri" w:hAnsi="Calibri"/>
                            <w:sz w:val="22"/>
                            <w:szCs w:val="22"/>
                          </w:rPr>
                          <w:t xml:space="preserve">- agent municipal </w:t>
                        </w:r>
                      </w:p>
                    </w:txbxContent>
                  </v:textbox>
                </v:shape>
                <v:shape id="AutoShape 23" o:spid="_x0000_s1046" type="#_x0000_t32" style="position:absolute;left:22733;top:3293;width:5206;height:77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shape id="AutoShape 23" o:spid="_x0000_s1047" type="#_x0000_t32" style="position:absolute;left:22733;top:3293;width:5095;height:152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v:shape id="Text Box 18" o:spid="_x0000_s1048" type="#_x0000_t202" style="position:absolute;left:48154;top:24064;width:14840;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CNsUA&#10;AADbAAAADwAAAGRycy9kb3ducmV2LnhtbESPT2sCMRTE74V+h/AK3jTrvyJboxSL0ovQqiDeHpvX&#10;zeLmJWyiu/bTm4LQ4zAzv2Hmy87W4kpNqBwrGA4yEMSF0xWXCg77dX8GIkRkjbVjUnCjAMvF89Mc&#10;c+1a/qbrLpYiQTjkqMDE6HMpQ2HIYhg4T5y8H9dYjEk2pdQNtgluaznKsldpseK0YNDTylBx3l2s&#10;gtXHZHM8Tae/cjv+Mt60vrhNTkr1Xrr3NxCRuvgffrQ/tYLxCP6+pB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AI2xQAAANsAAAAPAAAAAAAAAAAAAAAAAJgCAABkcnMv&#10;ZG93bnJldi54bWxQSwUGAAAAAAQABAD1AAAAigMAAAAA&#10;" fillcolor="#f2f2f2" stroked="f">
                  <v:textbox>
                    <w:txbxContent>
                      <w:p w14:paraId="7A6D2FE8" w14:textId="77777777" w:rsidR="008F717A" w:rsidRDefault="008F717A" w:rsidP="004C523D">
                        <w:pPr>
                          <w:pStyle w:val="NormalWeb"/>
                          <w:spacing w:before="0" w:beforeAutospacing="0" w:after="200" w:afterAutospacing="0" w:line="276" w:lineRule="auto"/>
                        </w:pPr>
                        <w:r>
                          <w:rPr>
                            <w:rFonts w:ascii="Calibri" w:eastAsia="Calibri" w:hAnsi="Calibri"/>
                            <w:sz w:val="22"/>
                            <w:szCs w:val="22"/>
                          </w:rPr>
                          <w:t>Admin</w:t>
                        </w:r>
                      </w:p>
                    </w:txbxContent>
                  </v:textbox>
                </v:shape>
                <v:shape id="AutoShape 22" o:spid="_x0000_s1049" type="#_x0000_t87" style="position:absolute;left:40003;top:679;width:3481;height:27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yr2cMA&#10;AADbAAAADwAAAGRycy9kb3ducmV2LnhtbESPQYvCMBSE7wv+h/AEb2uqsotUo4ioyHraKoq3R/Ns&#10;q81LbaLWf2+EhT0OM/MNM542phR3ql1hWUGvG4EgTq0uOFOw2y4/hyCcR9ZYWiYFT3IwnbQ+xhhr&#10;++Bfuic+EwHCLkYFufdVLKVLczLourYiDt7J1gZ9kHUmdY2PADel7EfRtzRYcFjIsaJ5TukluRkF&#10;w8Uxic4/s1OvpOtmv/LHAxZfSnXazWwEwlPj/8N/7bVWMBjA+0v4AXL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yr2cMAAADbAAAADwAAAAAAAAAAAAAAAACYAgAAZHJzL2Rv&#10;d25yZXYueG1sUEsFBgAAAAAEAAQA9QAAAIgDAAAAAA==&#10;" adj="2318,14113" strokecolor="#002060">
                  <v:textbox>
                    <w:txbxContent>
                      <w:p w14:paraId="5FC4D8CB" w14:textId="77777777" w:rsidR="008F717A" w:rsidRDefault="008F717A" w:rsidP="004C523D">
                        <w:pPr>
                          <w:rPr>
                            <w:rFonts w:eastAsia="Times New Roman"/>
                          </w:rPr>
                        </w:pPr>
                      </w:p>
                    </w:txbxContent>
                  </v:textbox>
                </v:shape>
                <v:shape id="Text Box 16" o:spid="_x0000_s1050" type="#_x0000_t202" style="position:absolute;left:48160;top:12917;width:14840;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E/2cUA&#10;AADbAAAADwAAAGRycy9kb3ducmV2LnhtbESPQWsCMRSE7wX/Q3gFbzVbXaVsjSJKxYtQtVC8PTav&#10;m6Wbl7BJ3dVfbwqFHoeZ+YaZL3vbiAu1oXas4HmUgSAuna65UvBxent6AREissbGMSm4UoDlYvAw&#10;x0K7jg90OcZKJAiHAhWYGH0hZSgNWQwj54mT9+VaizHJtpK6xS7BbSPHWTaTFmtOCwY9rQ2V38cf&#10;q2C9ybef5+n0JveTd+NN58trflZq+NivXkFE6uN/+K+90womOfx+ST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ET/ZxQAAANsAAAAPAAAAAAAAAAAAAAAAAJgCAABkcnMv&#10;ZG93bnJldi54bWxQSwUGAAAAAAQABAD1AAAAigMAAAAA&#10;" fillcolor="#f2f2f2" stroked="f">
                  <v:textbox>
                    <w:txbxContent>
                      <w:p w14:paraId="166EEF04" w14:textId="77777777" w:rsidR="008F717A" w:rsidRDefault="008F717A" w:rsidP="00EF23F9">
                        <w:pPr>
                          <w:pStyle w:val="NormalWeb"/>
                          <w:spacing w:before="0" w:beforeAutospacing="0" w:after="200" w:afterAutospacing="0" w:line="276" w:lineRule="auto"/>
                        </w:pPr>
                        <w:r>
                          <w:rPr>
                            <w:rFonts w:ascii="Calibri" w:eastAsia="Calibri" w:hAnsi="Calibri"/>
                            <w:sz w:val="22"/>
                            <w:szCs w:val="22"/>
                          </w:rPr>
                          <w:t>MonCompte</w:t>
                        </w:r>
                      </w:p>
                    </w:txbxContent>
                  </v:textbox>
                </v:shape>
                <w10:anchorlock/>
              </v:group>
            </w:pict>
          </mc:Fallback>
        </mc:AlternateContent>
      </w:r>
    </w:p>
    <w:p w14:paraId="176EB12D" w14:textId="77777777" w:rsidR="00733DE5" w:rsidRPr="00703587" w:rsidRDefault="00733DE5" w:rsidP="00812559">
      <w:pPr>
        <w:jc w:val="both"/>
        <w:rPr>
          <w:rFonts w:ascii="Times New Roman" w:hAnsi="Times New Roman" w:cs="Times New Roman"/>
        </w:rPr>
      </w:pPr>
      <w:r w:rsidRPr="00703587">
        <w:rPr>
          <w:rFonts w:ascii="Times New Roman" w:hAnsi="Times New Roman" w:cs="Times New Roman"/>
        </w:rPr>
        <w:t xml:space="preserve">Les pages devraient avoir la même structure. </w:t>
      </w:r>
    </w:p>
    <w:p w14:paraId="0C8FC0C6" w14:textId="77777777" w:rsidR="008B26DC" w:rsidRPr="00703587" w:rsidRDefault="008B26DC" w:rsidP="00812559">
      <w:pPr>
        <w:jc w:val="both"/>
        <w:rPr>
          <w:rFonts w:ascii="Times New Roman" w:hAnsi="Times New Roman" w:cs="Times New Roman"/>
        </w:rPr>
      </w:pPr>
      <w:r w:rsidRPr="00703587">
        <w:rPr>
          <w:rFonts w:ascii="Times New Roman" w:hAnsi="Times New Roman" w:cs="Times New Roman"/>
        </w:rPr>
        <w:t>La structure proposée par l’entreprise est</w:t>
      </w:r>
      <w:r w:rsidR="00D20EDF">
        <w:rPr>
          <w:rFonts w:ascii="Times New Roman" w:hAnsi="Times New Roman" w:cs="Times New Roman"/>
        </w:rPr>
        <w:t xml:space="preserve"> </w:t>
      </w:r>
      <w:r w:rsidRPr="00703587">
        <w:rPr>
          <w:rFonts w:ascii="Times New Roman" w:hAnsi="Times New Roman" w:cs="Times New Roman"/>
        </w:rPr>
        <w:t xml:space="preserve">: </w:t>
      </w:r>
    </w:p>
    <w:p w14:paraId="01E332F7" w14:textId="77777777" w:rsidR="008B26DC" w:rsidRPr="00703587" w:rsidRDefault="008B26DC" w:rsidP="00703587">
      <w:pPr>
        <w:pStyle w:val="Paragraphedeliste"/>
        <w:numPr>
          <w:ilvl w:val="0"/>
          <w:numId w:val="29"/>
        </w:numPr>
        <w:jc w:val="both"/>
        <w:rPr>
          <w:rFonts w:ascii="Times New Roman" w:hAnsi="Times New Roman" w:cs="Times New Roman"/>
        </w:rPr>
      </w:pPr>
      <w:r w:rsidRPr="00703587">
        <w:rPr>
          <w:rFonts w:ascii="Times New Roman" w:hAnsi="Times New Roman" w:cs="Times New Roman"/>
        </w:rPr>
        <w:t>un en-tête où nous trouverons le nom du site : « Réservation de votre salle en ligne »</w:t>
      </w:r>
    </w:p>
    <w:p w14:paraId="0426E8B4" w14:textId="77777777" w:rsidR="008B26DC" w:rsidRPr="00703587" w:rsidRDefault="008B26DC" w:rsidP="00703587">
      <w:pPr>
        <w:pStyle w:val="Paragraphedeliste"/>
        <w:numPr>
          <w:ilvl w:val="0"/>
          <w:numId w:val="29"/>
        </w:numPr>
        <w:jc w:val="both"/>
        <w:rPr>
          <w:rFonts w:ascii="Times New Roman" w:hAnsi="Times New Roman" w:cs="Times New Roman"/>
        </w:rPr>
      </w:pPr>
      <w:r w:rsidRPr="00703587">
        <w:rPr>
          <w:rFonts w:ascii="Times New Roman" w:hAnsi="Times New Roman" w:cs="Times New Roman"/>
        </w:rPr>
        <w:lastRenderedPageBreak/>
        <w:t xml:space="preserve">un menu horizontal dans lequel nous aurons </w:t>
      </w:r>
      <w:r w:rsidR="0026407B">
        <w:rPr>
          <w:rFonts w:ascii="Times New Roman" w:hAnsi="Times New Roman" w:cs="Times New Roman"/>
        </w:rPr>
        <w:t>des liens vers d</w:t>
      </w:r>
      <w:r w:rsidRPr="00703587">
        <w:rPr>
          <w:rFonts w:ascii="Times New Roman" w:hAnsi="Times New Roman" w:cs="Times New Roman"/>
        </w:rPr>
        <w:t>es pages</w:t>
      </w:r>
      <w:r w:rsidR="0026407B">
        <w:rPr>
          <w:rFonts w:ascii="Times New Roman" w:hAnsi="Times New Roman" w:cs="Times New Roman"/>
        </w:rPr>
        <w:t> :</w:t>
      </w:r>
      <w:r w:rsidRPr="00703587">
        <w:rPr>
          <w:rFonts w:ascii="Times New Roman" w:hAnsi="Times New Roman" w:cs="Times New Roman"/>
        </w:rPr>
        <w:t> accueil, consulter les salle</w:t>
      </w:r>
      <w:r w:rsidR="0026407B">
        <w:rPr>
          <w:rFonts w:ascii="Times New Roman" w:hAnsi="Times New Roman" w:cs="Times New Roman"/>
        </w:rPr>
        <w:t xml:space="preserve">s, contact etc. </w:t>
      </w:r>
    </w:p>
    <w:p w14:paraId="63B9F2FE" w14:textId="77777777" w:rsidR="0040598A" w:rsidRPr="00AC46E7" w:rsidRDefault="006F7B79" w:rsidP="00AC46E7">
      <w:pPr>
        <w:pStyle w:val="Paragraphedeliste"/>
        <w:numPr>
          <w:ilvl w:val="0"/>
          <w:numId w:val="29"/>
        </w:numPr>
        <w:jc w:val="both"/>
        <w:rPr>
          <w:rFonts w:ascii="Times New Roman" w:hAnsi="Times New Roman" w:cs="Times New Roman"/>
        </w:rPr>
      </w:pPr>
      <w:r w:rsidRPr="00AC46E7">
        <w:rPr>
          <w:rFonts w:ascii="Times New Roman" w:hAnsi="Times New Roman" w:cs="Times New Roman"/>
        </w:rPr>
        <w:t xml:space="preserve">une zone texte qui contiendra des informations ou des formulaires à </w:t>
      </w:r>
      <w:r w:rsidR="00703587" w:rsidRPr="00AC46E7">
        <w:rPr>
          <w:rFonts w:ascii="Times New Roman" w:hAnsi="Times New Roman" w:cs="Times New Roman"/>
        </w:rPr>
        <w:t>compléter par les utilisateurs.</w:t>
      </w:r>
      <w:r w:rsidR="0040598A" w:rsidRPr="00AC46E7">
        <w:rPr>
          <w:rFonts w:ascii="Times New Roman" w:hAnsi="Times New Roman" w:cs="Times New Roman"/>
        </w:rPr>
        <w:br w:type="page"/>
      </w:r>
    </w:p>
    <w:p w14:paraId="23DCDDCC" w14:textId="00F69ECE" w:rsidR="008D0AB2" w:rsidRPr="00C94FD8" w:rsidRDefault="008D0AB2" w:rsidP="008D0AB2">
      <w:pPr>
        <w:pStyle w:val="Titre2"/>
        <w:numPr>
          <w:ilvl w:val="1"/>
          <w:numId w:val="10"/>
        </w:numPr>
        <w:rPr>
          <w:ins w:id="346" w:author="Adrien Adrien" w:date="2016-03-15T12:33:00Z"/>
        </w:rPr>
      </w:pPr>
      <w:bookmarkStart w:id="347" w:name="_Toc445811032"/>
      <w:ins w:id="348" w:author="Adrien Adrien" w:date="2016-03-15T12:33:00Z">
        <w:r>
          <w:rPr>
            <w:rStyle w:val="Titre3Car"/>
            <w:b/>
            <w:bCs/>
          </w:rPr>
          <w:lastRenderedPageBreak/>
          <w:t>Maquette du site web</w:t>
        </w:r>
        <w:bookmarkEnd w:id="347"/>
      </w:ins>
    </w:p>
    <w:p w14:paraId="6FABF48B" w14:textId="5EADCCFD" w:rsidR="00703587" w:rsidRDefault="0026407B" w:rsidP="00D20EDF">
      <w:pPr>
        <w:jc w:val="both"/>
        <w:rPr>
          <w:rFonts w:ascii="Times New Roman" w:hAnsi="Times New Roman" w:cs="Times New Roman"/>
        </w:rPr>
      </w:pPr>
      <w:r w:rsidRPr="00D20EDF">
        <w:rPr>
          <w:rFonts w:ascii="Times New Roman" w:hAnsi="Times New Roman" w:cs="Times New Roman"/>
        </w:rPr>
        <w:t xml:space="preserve">La </w:t>
      </w:r>
      <w:ins w:id="349" w:author="Adrien Adrien" w:date="2016-03-15T12:34:00Z">
        <w:r w:rsidR="008D0AB2">
          <w:rPr>
            <w:rFonts w:ascii="Times New Roman" w:hAnsi="Times New Roman" w:cs="Times New Roman"/>
          </w:rPr>
          <w:t xml:space="preserve">première </w:t>
        </w:r>
      </w:ins>
      <w:r w:rsidRPr="00D20EDF">
        <w:rPr>
          <w:rFonts w:ascii="Times New Roman" w:hAnsi="Times New Roman" w:cs="Times New Roman"/>
        </w:rPr>
        <w:t xml:space="preserve">page </w:t>
      </w:r>
      <w:r w:rsidR="00D20EDF">
        <w:rPr>
          <w:rFonts w:ascii="Times New Roman" w:hAnsi="Times New Roman" w:cs="Times New Roman"/>
        </w:rPr>
        <w:t xml:space="preserve">qui sera visible </w:t>
      </w:r>
      <w:del w:id="350" w:author="Adrien Adrien" w:date="2016-03-15T12:34:00Z">
        <w:r w:rsidR="00D20EDF" w:rsidDel="008D0AB2">
          <w:rPr>
            <w:rFonts w:ascii="Times New Roman" w:hAnsi="Times New Roman" w:cs="Times New Roman"/>
          </w:rPr>
          <w:delText xml:space="preserve">en premier </w:delText>
        </w:r>
      </w:del>
      <w:r w:rsidR="00D20EDF">
        <w:rPr>
          <w:rFonts w:ascii="Times New Roman" w:hAnsi="Times New Roman" w:cs="Times New Roman"/>
        </w:rPr>
        <w:t xml:space="preserve">par toutes les personnes qui visiteront le site est la page </w:t>
      </w:r>
      <w:r w:rsidRPr="00D20EDF">
        <w:rPr>
          <w:rFonts w:ascii="Times New Roman" w:hAnsi="Times New Roman" w:cs="Times New Roman"/>
          <w:b/>
          <w:u w:val="single"/>
        </w:rPr>
        <w:t>« Index</w:t>
      </w:r>
      <w:r w:rsidR="00C0656F">
        <w:rPr>
          <w:rFonts w:ascii="Times New Roman" w:hAnsi="Times New Roman" w:cs="Times New Roman"/>
          <w:b/>
          <w:u w:val="single"/>
        </w:rPr>
        <w:t> ».</w:t>
      </w:r>
      <w:r w:rsidR="00D20EDF">
        <w:rPr>
          <w:rFonts w:ascii="Times New Roman" w:hAnsi="Times New Roman" w:cs="Times New Roman"/>
          <w:b/>
          <w:u w:val="single"/>
        </w:rPr>
        <w:t xml:space="preserve"> </w:t>
      </w:r>
      <w:commentRangeStart w:id="351"/>
      <w:commentRangeStart w:id="352"/>
      <w:r w:rsidR="00D20EDF" w:rsidRPr="00D20EDF">
        <w:rPr>
          <w:rFonts w:ascii="Times New Roman" w:hAnsi="Times New Roman" w:cs="Times New Roman"/>
        </w:rPr>
        <w:t>Elle</w:t>
      </w:r>
      <w:commentRangeEnd w:id="351"/>
      <w:r w:rsidR="00CA7BFE">
        <w:rPr>
          <w:rStyle w:val="Marquedecommentaire"/>
        </w:rPr>
        <w:commentReference w:id="351"/>
      </w:r>
      <w:commentRangeEnd w:id="352"/>
      <w:r w:rsidR="008D0AB2">
        <w:rPr>
          <w:rStyle w:val="Marquedecommentaire"/>
        </w:rPr>
        <w:commentReference w:id="352"/>
      </w:r>
      <w:r w:rsidR="00D20EDF" w:rsidRPr="00D20EDF">
        <w:rPr>
          <w:rFonts w:ascii="Times New Roman" w:hAnsi="Times New Roman" w:cs="Times New Roman"/>
        </w:rPr>
        <w:t xml:space="preserve"> </w:t>
      </w:r>
      <w:r w:rsidRPr="00D20EDF">
        <w:rPr>
          <w:rFonts w:ascii="Times New Roman" w:hAnsi="Times New Roman" w:cs="Times New Roman"/>
        </w:rPr>
        <w:t xml:space="preserve">aura le format </w:t>
      </w:r>
      <w:r w:rsidR="00D20EDF" w:rsidRPr="00D20EDF">
        <w:rPr>
          <w:rFonts w:ascii="Times New Roman" w:hAnsi="Times New Roman" w:cs="Times New Roman"/>
        </w:rPr>
        <w:t>suivant</w:t>
      </w:r>
      <w:r w:rsidRPr="00D20EDF">
        <w:rPr>
          <w:rFonts w:ascii="Times New Roman" w:hAnsi="Times New Roman" w:cs="Times New Roman"/>
        </w:rPr>
        <w:t xml:space="preserve"> : </w:t>
      </w:r>
    </w:p>
    <w:p w14:paraId="32D17A33" w14:textId="77777777" w:rsidR="00ED37C1" w:rsidRDefault="0039077C" w:rsidP="00ED37C1">
      <w:pPr>
        <w:keepNext/>
        <w:jc w:val="center"/>
        <w:rPr>
          <w:ins w:id="353" w:author="Adrien Adrien" w:date="2016-03-15T11:47:00Z"/>
        </w:rPr>
        <w:pPrChange w:id="354" w:author="Adrien Adrien" w:date="2016-03-15T11:47:00Z">
          <w:pPr>
            <w:jc w:val="center"/>
          </w:pPr>
        </w:pPrChange>
      </w:pPr>
      <w:r>
        <w:rPr>
          <w:noProof/>
          <w:lang w:eastAsia="fr-FR"/>
        </w:rPr>
        <w:drawing>
          <wp:inline distT="0" distB="0" distL="0" distR="0" wp14:anchorId="4886741D" wp14:editId="69214A15">
            <wp:extent cx="3553326" cy="269276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60972" cy="2698554"/>
                    </a:xfrm>
                    <a:prstGeom prst="rect">
                      <a:avLst/>
                    </a:prstGeom>
                  </pic:spPr>
                </pic:pic>
              </a:graphicData>
            </a:graphic>
          </wp:inline>
        </w:drawing>
      </w:r>
    </w:p>
    <w:p w14:paraId="2949BA30" w14:textId="77777777" w:rsidR="004C523D" w:rsidRDefault="00ED37C1" w:rsidP="00ED37C1">
      <w:pPr>
        <w:pStyle w:val="Lgende"/>
        <w:jc w:val="center"/>
        <w:rPr>
          <w:rFonts w:ascii="Times New Roman" w:hAnsi="Times New Roman" w:cs="Times New Roman"/>
        </w:rPr>
        <w:pPrChange w:id="355" w:author="Adrien Adrien" w:date="2016-03-15T11:47:00Z">
          <w:pPr>
            <w:jc w:val="center"/>
          </w:pPr>
        </w:pPrChange>
      </w:pPr>
      <w:ins w:id="356" w:author="Adrien Adrien" w:date="2016-03-15T11:47:00Z">
        <w:r>
          <w:t xml:space="preserve">Figure </w:t>
        </w:r>
        <w:r>
          <w:fldChar w:fldCharType="begin"/>
        </w:r>
        <w:r>
          <w:instrText xml:space="preserve"> SEQ Figure \* ARABIC </w:instrText>
        </w:r>
      </w:ins>
      <w:r>
        <w:fldChar w:fldCharType="separate"/>
      </w:r>
      <w:ins w:id="357" w:author="Adrien Adrien" w:date="2016-03-15T11:47:00Z">
        <w:r>
          <w:rPr>
            <w:noProof/>
          </w:rPr>
          <w:t>1</w:t>
        </w:r>
        <w:r>
          <w:fldChar w:fldCharType="end"/>
        </w:r>
        <w:r>
          <w:t xml:space="preserve"> Maquette de la page d'Accueil</w:t>
        </w:r>
      </w:ins>
    </w:p>
    <w:p w14:paraId="0C789E1B" w14:textId="77777777" w:rsidR="004C523D" w:rsidDel="00ED37C1" w:rsidRDefault="004C523D" w:rsidP="004C523D">
      <w:pPr>
        <w:rPr>
          <w:del w:id="358" w:author="Adrien Adrien" w:date="2016-03-15T11:47:00Z"/>
          <w:rFonts w:ascii="Times New Roman" w:hAnsi="Times New Roman" w:cs="Times New Roman"/>
        </w:rPr>
      </w:pPr>
    </w:p>
    <w:p w14:paraId="0A561D0C" w14:textId="77777777" w:rsidR="0026407B" w:rsidRPr="00C0656F" w:rsidRDefault="0026407B" w:rsidP="004C523D">
      <w:pPr>
        <w:rPr>
          <w:rFonts w:ascii="Times New Roman" w:hAnsi="Times New Roman" w:cs="Times New Roman"/>
        </w:rPr>
      </w:pPr>
      <w:r>
        <w:rPr>
          <w:rFonts w:ascii="Times New Roman" w:eastAsia="Times New Roman" w:hAnsi="Times New Roman" w:cs="Times New Roman"/>
          <w:color w:val="303030"/>
          <w:sz w:val="21"/>
          <w:szCs w:val="21"/>
          <w:shd w:val="clear" w:color="auto" w:fill="FFFFFF"/>
          <w:lang w:eastAsia="fr-FR"/>
        </w:rPr>
        <w:t xml:space="preserve">Elle </w:t>
      </w:r>
      <w:r w:rsidR="004C523D">
        <w:rPr>
          <w:rFonts w:ascii="Times New Roman" w:eastAsia="Times New Roman" w:hAnsi="Times New Roman" w:cs="Times New Roman"/>
          <w:color w:val="303030"/>
          <w:sz w:val="21"/>
          <w:szCs w:val="21"/>
          <w:shd w:val="clear" w:color="auto" w:fill="FFFFFF"/>
          <w:lang w:eastAsia="fr-FR"/>
        </w:rPr>
        <w:t>contiendra</w:t>
      </w:r>
      <w:r>
        <w:rPr>
          <w:rFonts w:ascii="Times New Roman" w:eastAsia="Times New Roman" w:hAnsi="Times New Roman" w:cs="Times New Roman"/>
          <w:color w:val="303030"/>
          <w:sz w:val="21"/>
          <w:szCs w:val="21"/>
          <w:shd w:val="clear" w:color="auto" w:fill="FFFFFF"/>
          <w:lang w:eastAsia="fr-FR"/>
        </w:rPr>
        <w:t> :</w:t>
      </w:r>
    </w:p>
    <w:p w14:paraId="24A5016B" w14:textId="77777777" w:rsidR="00174CD2" w:rsidRDefault="0026407B" w:rsidP="0026407B">
      <w:pPr>
        <w:pStyle w:val="Paragraphedeliste"/>
        <w:numPr>
          <w:ilvl w:val="0"/>
          <w:numId w:val="29"/>
        </w:numPr>
        <w:jc w:val="both"/>
        <w:rPr>
          <w:rFonts w:ascii="Times New Roman" w:eastAsia="Times New Roman" w:hAnsi="Times New Roman" w:cs="Times New Roman"/>
          <w:color w:val="303030"/>
          <w:sz w:val="21"/>
          <w:szCs w:val="21"/>
          <w:shd w:val="clear" w:color="auto" w:fill="FFFFFF"/>
          <w:lang w:eastAsia="fr-FR"/>
        </w:rPr>
      </w:pPr>
      <w:r w:rsidRPr="0026407B">
        <w:rPr>
          <w:rFonts w:ascii="Times New Roman" w:eastAsia="Times New Roman" w:hAnsi="Times New Roman" w:cs="Times New Roman"/>
          <w:color w:val="303030"/>
          <w:sz w:val="21"/>
          <w:szCs w:val="21"/>
          <w:shd w:val="clear" w:color="auto" w:fill="FFFFFF"/>
          <w:lang w:eastAsia="fr-FR"/>
        </w:rPr>
        <w:t>en en-tête</w:t>
      </w:r>
      <w:r>
        <w:rPr>
          <w:rFonts w:ascii="Times New Roman" w:eastAsia="Times New Roman" w:hAnsi="Times New Roman" w:cs="Times New Roman"/>
          <w:color w:val="303030"/>
          <w:sz w:val="21"/>
          <w:szCs w:val="21"/>
          <w:shd w:val="clear" w:color="auto" w:fill="FFFFFF"/>
          <w:lang w:eastAsia="fr-FR"/>
        </w:rPr>
        <w:t> : le nom du site ;</w:t>
      </w:r>
    </w:p>
    <w:p w14:paraId="69343837" w14:textId="77777777" w:rsidR="0026407B" w:rsidRDefault="0026407B" w:rsidP="0026407B">
      <w:pPr>
        <w:pStyle w:val="Paragraphedeliste"/>
        <w:numPr>
          <w:ilvl w:val="0"/>
          <w:numId w:val="29"/>
        </w:num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dans le menu horizontal : 3 boutons qui conduiront l’utilisateur vers les pages « Accueil », « Consulter les salles » et « Contact »</w:t>
      </w:r>
      <w:r w:rsidR="00D20EDF">
        <w:rPr>
          <w:rFonts w:ascii="Times New Roman" w:eastAsia="Times New Roman" w:hAnsi="Times New Roman" w:cs="Times New Roman"/>
          <w:color w:val="303030"/>
          <w:sz w:val="21"/>
          <w:szCs w:val="21"/>
          <w:shd w:val="clear" w:color="auto" w:fill="FFFFFF"/>
          <w:lang w:eastAsia="fr-FR"/>
        </w:rPr>
        <w:t>.</w:t>
      </w:r>
    </w:p>
    <w:p w14:paraId="135D87BA" w14:textId="77777777" w:rsidR="0026407B" w:rsidRDefault="0026407B" w:rsidP="0026407B">
      <w:pPr>
        <w:pStyle w:val="Paragraphedeliste"/>
        <w:numPr>
          <w:ilvl w:val="0"/>
          <w:numId w:val="29"/>
        </w:num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 xml:space="preserve">le contenu : des informations sur la mairie et ses services. </w:t>
      </w:r>
    </w:p>
    <w:p w14:paraId="062C93B6" w14:textId="77777777" w:rsidR="00D20EDF" w:rsidRDefault="0026407B" w:rsidP="0026407B">
      <w:p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 xml:space="preserve">La </w:t>
      </w:r>
      <w:r w:rsidR="00D20EDF" w:rsidRPr="0040598A">
        <w:rPr>
          <w:rFonts w:ascii="Times New Roman" w:eastAsia="Times New Roman" w:hAnsi="Times New Roman" w:cs="Times New Roman"/>
          <w:b/>
          <w:color w:val="303030"/>
          <w:sz w:val="21"/>
          <w:szCs w:val="21"/>
          <w:shd w:val="clear" w:color="auto" w:fill="FFFFFF"/>
          <w:lang w:eastAsia="fr-FR"/>
        </w:rPr>
        <w:t>p</w:t>
      </w:r>
      <w:r w:rsidRPr="0040598A">
        <w:rPr>
          <w:rFonts w:ascii="Times New Roman" w:eastAsia="Times New Roman" w:hAnsi="Times New Roman" w:cs="Times New Roman"/>
          <w:b/>
          <w:color w:val="303030"/>
          <w:sz w:val="21"/>
          <w:szCs w:val="21"/>
          <w:shd w:val="clear" w:color="auto" w:fill="FFFFFF"/>
          <w:lang w:eastAsia="fr-FR"/>
        </w:rPr>
        <w:t>age « Accueil »</w:t>
      </w:r>
      <w:r>
        <w:rPr>
          <w:rFonts w:ascii="Times New Roman" w:eastAsia="Times New Roman" w:hAnsi="Times New Roman" w:cs="Times New Roman"/>
          <w:color w:val="303030"/>
          <w:sz w:val="21"/>
          <w:szCs w:val="21"/>
          <w:shd w:val="clear" w:color="auto" w:fill="FFFFFF"/>
          <w:lang w:eastAsia="fr-FR"/>
        </w:rPr>
        <w:t xml:space="preserve">  est aussi la page de connexion. </w:t>
      </w:r>
    </w:p>
    <w:p w14:paraId="772B55E0" w14:textId="77777777" w:rsidR="0026407B" w:rsidRDefault="0026407B" w:rsidP="0026407B">
      <w:p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 xml:space="preserve">En plus d’informations générales sur le processus de réservation des salles, cette page permettra aux utilisateurs de créer leur compte pour, ensuite, </w:t>
      </w:r>
      <w:r w:rsidR="00D20EDF">
        <w:rPr>
          <w:rFonts w:ascii="Times New Roman" w:eastAsia="Times New Roman" w:hAnsi="Times New Roman" w:cs="Times New Roman"/>
          <w:color w:val="303030"/>
          <w:sz w:val="21"/>
          <w:szCs w:val="21"/>
          <w:shd w:val="clear" w:color="auto" w:fill="FFFFFF"/>
          <w:lang w:eastAsia="fr-FR"/>
        </w:rPr>
        <w:t>accéder au service de réservation des salles</w:t>
      </w:r>
      <w:r>
        <w:rPr>
          <w:rFonts w:ascii="Times New Roman" w:eastAsia="Times New Roman" w:hAnsi="Times New Roman" w:cs="Times New Roman"/>
          <w:color w:val="303030"/>
          <w:sz w:val="21"/>
          <w:szCs w:val="21"/>
          <w:shd w:val="clear" w:color="auto" w:fill="FFFFFF"/>
          <w:lang w:eastAsia="fr-FR"/>
        </w:rPr>
        <w:t>.</w:t>
      </w:r>
    </w:p>
    <w:p w14:paraId="548A6B62" w14:textId="77777777" w:rsidR="0026407B" w:rsidRDefault="00D20EDF" w:rsidP="0026407B">
      <w:p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 xml:space="preserve">La </w:t>
      </w:r>
      <w:r w:rsidRPr="0040598A">
        <w:rPr>
          <w:rFonts w:ascii="Times New Roman" w:eastAsia="Times New Roman" w:hAnsi="Times New Roman" w:cs="Times New Roman"/>
          <w:b/>
          <w:color w:val="303030"/>
          <w:sz w:val="21"/>
          <w:szCs w:val="21"/>
          <w:shd w:val="clear" w:color="auto" w:fill="FFFFFF"/>
          <w:lang w:eastAsia="fr-FR"/>
        </w:rPr>
        <w:t>page « Consulter les salles »</w:t>
      </w:r>
      <w:r>
        <w:rPr>
          <w:rFonts w:ascii="Times New Roman" w:eastAsia="Times New Roman" w:hAnsi="Times New Roman" w:cs="Times New Roman"/>
          <w:color w:val="303030"/>
          <w:sz w:val="21"/>
          <w:szCs w:val="21"/>
          <w:shd w:val="clear" w:color="auto" w:fill="FFFFFF"/>
          <w:lang w:eastAsia="fr-FR"/>
        </w:rPr>
        <w:t xml:space="preserve"> met à disposition des utilisateurs «  enregistré</w:t>
      </w:r>
      <w:r w:rsidR="00523DE3">
        <w:rPr>
          <w:rFonts w:ascii="Times New Roman" w:eastAsia="Times New Roman" w:hAnsi="Times New Roman" w:cs="Times New Roman"/>
          <w:color w:val="303030"/>
          <w:sz w:val="21"/>
          <w:szCs w:val="21"/>
          <w:shd w:val="clear" w:color="auto" w:fill="FFFFFF"/>
          <w:lang w:eastAsia="fr-FR"/>
        </w:rPr>
        <w:t>s</w:t>
      </w:r>
      <w:r>
        <w:rPr>
          <w:rFonts w:ascii="Times New Roman" w:eastAsia="Times New Roman" w:hAnsi="Times New Roman" w:cs="Times New Roman"/>
          <w:color w:val="303030"/>
          <w:sz w:val="21"/>
          <w:szCs w:val="21"/>
          <w:shd w:val="clear" w:color="auto" w:fill="FFFFFF"/>
          <w:lang w:eastAsia="fr-FR"/>
        </w:rPr>
        <w:t> » et « non enregistré</w:t>
      </w:r>
      <w:r w:rsidR="00523DE3">
        <w:rPr>
          <w:rFonts w:ascii="Times New Roman" w:eastAsia="Times New Roman" w:hAnsi="Times New Roman" w:cs="Times New Roman"/>
          <w:color w:val="303030"/>
          <w:sz w:val="21"/>
          <w:szCs w:val="21"/>
          <w:shd w:val="clear" w:color="auto" w:fill="FFFFFF"/>
          <w:lang w:eastAsia="fr-FR"/>
        </w:rPr>
        <w:t>s</w:t>
      </w:r>
      <w:r>
        <w:rPr>
          <w:rFonts w:ascii="Times New Roman" w:eastAsia="Times New Roman" w:hAnsi="Times New Roman" w:cs="Times New Roman"/>
          <w:color w:val="303030"/>
          <w:sz w:val="21"/>
          <w:szCs w:val="21"/>
          <w:shd w:val="clear" w:color="auto" w:fill="FFFFFF"/>
          <w:lang w:eastAsia="fr-FR"/>
        </w:rPr>
        <w:t xml:space="preserve"> » les salles, leurs caractéristiques et leur disponibilité. </w:t>
      </w:r>
    </w:p>
    <w:p w14:paraId="5D4675ED" w14:textId="77777777" w:rsidR="00ED37C1" w:rsidRDefault="00C0656F" w:rsidP="00ED37C1">
      <w:pPr>
        <w:keepNext/>
        <w:jc w:val="center"/>
        <w:rPr>
          <w:ins w:id="359" w:author="Adrien Adrien" w:date="2016-03-15T11:46:00Z"/>
        </w:rPr>
        <w:pPrChange w:id="360" w:author="Adrien Adrien" w:date="2016-03-15T11:46:00Z">
          <w:pPr>
            <w:jc w:val="center"/>
          </w:pPr>
        </w:pPrChange>
      </w:pPr>
      <w:r>
        <w:rPr>
          <w:noProof/>
          <w:lang w:eastAsia="fr-FR"/>
        </w:rPr>
        <w:drawing>
          <wp:inline distT="0" distB="0" distL="0" distR="0" wp14:anchorId="3D2407C2" wp14:editId="79771832">
            <wp:extent cx="3589020" cy="2285677"/>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27569" cy="2310227"/>
                    </a:xfrm>
                    <a:prstGeom prst="rect">
                      <a:avLst/>
                    </a:prstGeom>
                  </pic:spPr>
                </pic:pic>
              </a:graphicData>
            </a:graphic>
          </wp:inline>
        </w:drawing>
      </w:r>
    </w:p>
    <w:p w14:paraId="7326F171" w14:textId="77777777" w:rsidR="0039077C" w:rsidRDefault="00ED37C1" w:rsidP="00ED37C1">
      <w:pPr>
        <w:pStyle w:val="Lgende"/>
        <w:jc w:val="center"/>
        <w:rPr>
          <w:rFonts w:ascii="Times New Roman" w:eastAsia="Times New Roman" w:hAnsi="Times New Roman" w:cs="Times New Roman"/>
          <w:color w:val="303030"/>
          <w:sz w:val="21"/>
          <w:szCs w:val="21"/>
          <w:shd w:val="clear" w:color="auto" w:fill="FFFFFF"/>
          <w:lang w:eastAsia="fr-FR"/>
        </w:rPr>
        <w:pPrChange w:id="361" w:author="Adrien Adrien" w:date="2016-03-15T11:46:00Z">
          <w:pPr>
            <w:jc w:val="center"/>
          </w:pPr>
        </w:pPrChange>
      </w:pPr>
      <w:ins w:id="362" w:author="Adrien Adrien" w:date="2016-03-15T11:46:00Z">
        <w:r>
          <w:t xml:space="preserve">Figure </w:t>
        </w:r>
        <w:r>
          <w:fldChar w:fldCharType="begin"/>
        </w:r>
        <w:r>
          <w:instrText xml:space="preserve"> SEQ Figure \* ARABIC </w:instrText>
        </w:r>
      </w:ins>
      <w:r>
        <w:fldChar w:fldCharType="separate"/>
      </w:r>
      <w:ins w:id="363" w:author="Adrien Adrien" w:date="2016-03-15T11:47:00Z">
        <w:r>
          <w:rPr>
            <w:noProof/>
          </w:rPr>
          <w:t>2</w:t>
        </w:r>
      </w:ins>
      <w:ins w:id="364" w:author="Adrien Adrien" w:date="2016-03-15T11:46:00Z">
        <w:r>
          <w:fldChar w:fldCharType="end"/>
        </w:r>
        <w:r>
          <w:t xml:space="preserve"> Maquette de la page de consultation des salles</w:t>
        </w:r>
      </w:ins>
    </w:p>
    <w:p w14:paraId="38096EEB" w14:textId="77777777" w:rsidR="00C0656F" w:rsidRDefault="00C0656F" w:rsidP="0026407B">
      <w:p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lastRenderedPageBreak/>
        <w:t xml:space="preserve">La caution affichée est informative. Elle sera adaptée par </w:t>
      </w:r>
      <w:r w:rsidR="00D9375E">
        <w:rPr>
          <w:rFonts w:ascii="Times New Roman" w:eastAsia="Times New Roman" w:hAnsi="Times New Roman" w:cs="Times New Roman"/>
          <w:color w:val="303030"/>
          <w:sz w:val="21"/>
          <w:szCs w:val="21"/>
          <w:shd w:val="clear" w:color="auto" w:fill="FFFFFF"/>
          <w:lang w:eastAsia="fr-FR"/>
        </w:rPr>
        <w:t>le service</w:t>
      </w:r>
      <w:r>
        <w:rPr>
          <w:rFonts w:ascii="Times New Roman" w:eastAsia="Times New Roman" w:hAnsi="Times New Roman" w:cs="Times New Roman"/>
          <w:color w:val="303030"/>
          <w:sz w:val="21"/>
          <w:szCs w:val="21"/>
          <w:shd w:val="clear" w:color="auto" w:fill="FFFFFF"/>
          <w:lang w:eastAsia="fr-FR"/>
        </w:rPr>
        <w:t xml:space="preserve"> de location en fonction du type de client. </w:t>
      </w:r>
    </w:p>
    <w:p w14:paraId="5CF0F261" w14:textId="77777777" w:rsidR="00D20EDF" w:rsidRDefault="00D20EDF" w:rsidP="00D20EDF">
      <w:pPr>
        <w:jc w:val="both"/>
        <w:rPr>
          <w:rFonts w:ascii="Times New Roman" w:hAnsi="Times New Roman" w:cs="Times New Roman"/>
        </w:rPr>
      </w:pPr>
      <w:r>
        <w:rPr>
          <w:rFonts w:ascii="Times New Roman" w:hAnsi="Times New Roman" w:cs="Times New Roman"/>
        </w:rPr>
        <w:t xml:space="preserve">La  </w:t>
      </w:r>
      <w:r w:rsidRPr="0040598A">
        <w:rPr>
          <w:rFonts w:ascii="Times New Roman" w:hAnsi="Times New Roman" w:cs="Times New Roman"/>
          <w:b/>
        </w:rPr>
        <w:t>page « Contact »</w:t>
      </w:r>
      <w:r w:rsidRPr="00703587">
        <w:rPr>
          <w:rFonts w:ascii="Times New Roman" w:hAnsi="Times New Roman" w:cs="Times New Roman"/>
        </w:rPr>
        <w:t xml:space="preserve"> est unique, elle est la même pour tous les profils. Elle contiendra les détails de la mairie et les coordonnées des personnes à contacter en cas de problème (technique ou commercial). </w:t>
      </w:r>
    </w:p>
    <w:p w14:paraId="228F583E" w14:textId="77777777" w:rsidR="00ED37C1" w:rsidRDefault="0039077C" w:rsidP="00ED37C1">
      <w:pPr>
        <w:keepNext/>
        <w:jc w:val="center"/>
        <w:rPr>
          <w:ins w:id="365" w:author="Adrien Adrien" w:date="2016-03-15T11:45:00Z"/>
        </w:rPr>
        <w:pPrChange w:id="366" w:author="Adrien Adrien" w:date="2016-03-15T11:45:00Z">
          <w:pPr>
            <w:jc w:val="center"/>
          </w:pPr>
        </w:pPrChange>
      </w:pPr>
      <w:r>
        <w:rPr>
          <w:noProof/>
          <w:lang w:eastAsia="fr-FR"/>
        </w:rPr>
        <w:drawing>
          <wp:inline distT="0" distB="0" distL="0" distR="0" wp14:anchorId="038B8A3A" wp14:editId="1B427A8F">
            <wp:extent cx="4504267" cy="288517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91111" cy="2876747"/>
                    </a:xfrm>
                    <a:prstGeom prst="rect">
                      <a:avLst/>
                    </a:prstGeom>
                  </pic:spPr>
                </pic:pic>
              </a:graphicData>
            </a:graphic>
          </wp:inline>
        </w:drawing>
      </w:r>
    </w:p>
    <w:p w14:paraId="703916AA" w14:textId="77777777" w:rsidR="00D20EDF" w:rsidRDefault="00ED37C1" w:rsidP="00ED37C1">
      <w:pPr>
        <w:pStyle w:val="Lgende"/>
        <w:jc w:val="center"/>
        <w:rPr>
          <w:rFonts w:ascii="Times New Roman" w:eastAsia="Times New Roman" w:hAnsi="Times New Roman" w:cs="Times New Roman"/>
          <w:color w:val="303030"/>
          <w:sz w:val="21"/>
          <w:szCs w:val="21"/>
          <w:shd w:val="clear" w:color="auto" w:fill="FFFFFF"/>
          <w:lang w:eastAsia="fr-FR"/>
        </w:rPr>
        <w:pPrChange w:id="367" w:author="Adrien Adrien" w:date="2016-03-15T11:45:00Z">
          <w:pPr>
            <w:jc w:val="center"/>
          </w:pPr>
        </w:pPrChange>
      </w:pPr>
      <w:ins w:id="368" w:author="Adrien Adrien" w:date="2016-03-15T11:45:00Z">
        <w:r>
          <w:t xml:space="preserve">Figure </w:t>
        </w:r>
        <w:r>
          <w:fldChar w:fldCharType="begin"/>
        </w:r>
        <w:r>
          <w:instrText xml:space="preserve"> SEQ Figure \* ARABIC </w:instrText>
        </w:r>
      </w:ins>
      <w:r>
        <w:fldChar w:fldCharType="separate"/>
      </w:r>
      <w:ins w:id="369" w:author="Adrien Adrien" w:date="2016-03-15T11:47:00Z">
        <w:r>
          <w:rPr>
            <w:noProof/>
          </w:rPr>
          <w:t>3</w:t>
        </w:r>
      </w:ins>
      <w:ins w:id="370" w:author="Adrien Adrien" w:date="2016-03-15T11:45:00Z">
        <w:r>
          <w:fldChar w:fldCharType="end"/>
        </w:r>
        <w:r>
          <w:t xml:space="preserve"> Maquette de la page contact</w:t>
        </w:r>
      </w:ins>
    </w:p>
    <w:p w14:paraId="59277749" w14:textId="77777777" w:rsidR="00C0656F" w:rsidRPr="0026407B" w:rsidDel="00ED37C1" w:rsidRDefault="00C0656F" w:rsidP="00C0656F">
      <w:pPr>
        <w:rPr>
          <w:del w:id="371" w:author="Adrien Adrien" w:date="2016-03-15T11:44:00Z"/>
          <w:rFonts w:ascii="Times New Roman" w:eastAsia="Times New Roman" w:hAnsi="Times New Roman" w:cs="Times New Roman"/>
          <w:color w:val="303030"/>
          <w:sz w:val="21"/>
          <w:szCs w:val="21"/>
          <w:shd w:val="clear" w:color="auto" w:fill="FFFFFF"/>
          <w:lang w:eastAsia="fr-FR"/>
        </w:rPr>
      </w:pPr>
    </w:p>
    <w:p w14:paraId="5A180B5A" w14:textId="77777777" w:rsidR="00EF23F9" w:rsidRDefault="00EF23F9" w:rsidP="00812559">
      <w:pPr>
        <w:jc w:val="both"/>
        <w:rPr>
          <w:rFonts w:ascii="Times New Roman" w:eastAsia="Times New Roman" w:hAnsi="Times New Roman" w:cs="Times New Roman"/>
          <w:b/>
          <w:color w:val="303030"/>
          <w:sz w:val="21"/>
          <w:szCs w:val="21"/>
          <w:highlight w:val="red"/>
          <w:shd w:val="clear" w:color="auto" w:fill="FFFFFF"/>
          <w:lang w:eastAsia="fr-FR"/>
        </w:rPr>
      </w:pPr>
    </w:p>
    <w:p w14:paraId="0D090F04" w14:textId="7D46ECB0" w:rsidR="009F572A" w:rsidRDefault="009F572A" w:rsidP="00812559">
      <w:pPr>
        <w:jc w:val="both"/>
        <w:rPr>
          <w:ins w:id="372" w:author="Adrien Adrien" w:date="2016-03-15T13:00:00Z"/>
          <w:rFonts w:ascii="Times New Roman" w:eastAsia="Times New Roman" w:hAnsi="Times New Roman" w:cs="Times New Roman"/>
          <w:b/>
          <w:color w:val="303030"/>
          <w:sz w:val="21"/>
          <w:szCs w:val="21"/>
          <w:u w:val="single"/>
          <w:shd w:val="clear" w:color="auto" w:fill="FFFFFF"/>
          <w:lang w:eastAsia="fr-FR"/>
        </w:rPr>
      </w:pPr>
      <w:ins w:id="373" w:author="Adrien Adrien" w:date="2016-03-15T12:58:00Z">
        <w:r>
          <w:rPr>
            <w:rFonts w:ascii="Times New Roman" w:eastAsia="Times New Roman" w:hAnsi="Times New Roman" w:cs="Times New Roman"/>
            <w:b/>
            <w:color w:val="303030"/>
            <w:sz w:val="21"/>
            <w:szCs w:val="21"/>
            <w:u w:val="single"/>
            <w:shd w:val="clear" w:color="auto" w:fill="FFFFFF"/>
            <w:lang w:eastAsia="fr-FR"/>
          </w:rPr>
          <w:t>Formulaire d’inscription</w:t>
        </w:r>
      </w:ins>
    </w:p>
    <w:p w14:paraId="2318978F" w14:textId="4F62C69C" w:rsidR="00E23198" w:rsidRDefault="00E23198" w:rsidP="00E23198">
      <w:pPr>
        <w:jc w:val="both"/>
        <w:rPr>
          <w:ins w:id="374" w:author="Adrien Adrien" w:date="2016-03-15T13:01:00Z"/>
          <w:rFonts w:ascii="Times New Roman" w:hAnsi="Times New Roman" w:cs="Times New Roman"/>
        </w:rPr>
        <w:pPrChange w:id="375" w:author="Adrien Adrien" w:date="2016-03-15T13:00:00Z">
          <w:pPr>
            <w:spacing w:before="100" w:beforeAutospacing="1" w:after="100" w:afterAutospacing="1" w:line="240" w:lineRule="auto"/>
          </w:pPr>
        </w:pPrChange>
      </w:pPr>
      <w:ins w:id="376" w:author="Adrien Adrien" w:date="2016-03-15T13:00:00Z">
        <w:r w:rsidRPr="00E23198">
          <w:rPr>
            <w:rFonts w:ascii="Times New Roman" w:hAnsi="Times New Roman" w:cs="Times New Roman"/>
            <w:rPrChange w:id="377" w:author="Adrien Adrien" w:date="2016-03-15T13:00:00Z">
              <w:rPr>
                <w:rFonts w:ascii="Calibri" w:eastAsia="Times New Roman" w:hAnsi="Calibri" w:cs="Times New Roman"/>
                <w:sz w:val="24"/>
                <w:szCs w:val="24"/>
                <w:lang w:eastAsia="fr-FR"/>
              </w:rPr>
            </w:rPrChange>
          </w:rPr>
          <w:t>Pour pouvoir bénéficier de tous les services offerts par le site de réservation de salle, l’utilisateur doit se connecter. Si c’est sa première visite du site, il devra d’abord s’inscrire sur le site.</w:t>
        </w:r>
      </w:ins>
    </w:p>
    <w:p w14:paraId="280904BC" w14:textId="2297C5E1" w:rsidR="00E23198" w:rsidRPr="00381CA7" w:rsidRDefault="00E23198" w:rsidP="00E23198">
      <w:pPr>
        <w:spacing w:before="100" w:beforeAutospacing="1" w:after="100" w:afterAutospacing="1" w:line="240" w:lineRule="auto"/>
        <w:rPr>
          <w:ins w:id="378" w:author="Adrien Adrien" w:date="2016-03-15T13:01:00Z"/>
          <w:rFonts w:ascii="Times New Roman" w:eastAsia="Times New Roman" w:hAnsi="Times New Roman" w:cs="Times New Roman"/>
          <w:sz w:val="24"/>
          <w:szCs w:val="24"/>
          <w:lang w:eastAsia="fr-FR"/>
        </w:rPr>
      </w:pPr>
      <w:ins w:id="379" w:author="Adrien Adrien" w:date="2016-03-15T13:01:00Z">
        <w:r w:rsidRPr="00381CA7">
          <w:rPr>
            <w:rFonts w:ascii="Calibri" w:eastAsia="Times New Roman" w:hAnsi="Calibri" w:cs="Times New Roman"/>
            <w:sz w:val="24"/>
            <w:szCs w:val="24"/>
            <w:lang w:eastAsia="fr-FR"/>
          </w:rPr>
          <w:t xml:space="preserve">Une fois sur la </w:t>
        </w:r>
        <w:r w:rsidRPr="00381CA7">
          <w:rPr>
            <w:rFonts w:ascii="Calibri" w:eastAsia="Times New Roman" w:hAnsi="Calibri" w:cs="Times New Roman"/>
            <w:b/>
            <w:bCs/>
            <w:sz w:val="24"/>
            <w:szCs w:val="24"/>
            <w:lang w:eastAsia="fr-FR"/>
          </w:rPr>
          <w:t xml:space="preserve">page </w:t>
        </w:r>
        <w:r w:rsidRPr="00381CA7">
          <w:rPr>
            <w:rFonts w:ascii="Calibri" w:eastAsia="Times New Roman" w:hAnsi="Calibri" w:cs="Times New Roman"/>
            <w:b/>
            <w:bCs/>
            <w:i/>
            <w:iCs/>
            <w:sz w:val="24"/>
            <w:szCs w:val="24"/>
            <w:lang w:eastAsia="fr-FR"/>
          </w:rPr>
          <w:t>‘formulaire.php’</w:t>
        </w:r>
        <w:r w:rsidRPr="00381CA7">
          <w:rPr>
            <w:rFonts w:ascii="Calibri" w:eastAsia="Times New Roman" w:hAnsi="Calibri" w:cs="Times New Roman"/>
            <w:sz w:val="24"/>
            <w:szCs w:val="24"/>
            <w:lang w:eastAsia="fr-FR"/>
          </w:rPr>
          <w:t>, l’utilisateur saisit son nom, prénom, date de naissance, login, mot de passe, ville et numéro de téléphone. Ce formulaire est contrôlé par PHP et JavaScript, derrière chaque `input` il y a une fonction qui vérifie l’ex</w:t>
        </w:r>
        <w:r>
          <w:rPr>
            <w:rFonts w:ascii="Calibri" w:eastAsia="Times New Roman" w:hAnsi="Calibri" w:cs="Times New Roman"/>
            <w:sz w:val="24"/>
            <w:szCs w:val="24"/>
            <w:lang w:eastAsia="fr-FR"/>
          </w:rPr>
          <w:t>actitude du format d’insertion.</w:t>
        </w:r>
      </w:ins>
    </w:p>
    <w:p w14:paraId="1B6A321B" w14:textId="77777777" w:rsidR="00E23198" w:rsidRPr="00E23198" w:rsidRDefault="00E23198" w:rsidP="00E23198">
      <w:pPr>
        <w:jc w:val="both"/>
        <w:rPr>
          <w:ins w:id="380" w:author="Adrien Adrien" w:date="2016-03-15T13:00:00Z"/>
          <w:rFonts w:ascii="Times New Roman" w:hAnsi="Times New Roman" w:cs="Times New Roman"/>
          <w:rPrChange w:id="381" w:author="Adrien Adrien" w:date="2016-03-15T13:00:00Z">
            <w:rPr>
              <w:ins w:id="382" w:author="Adrien Adrien" w:date="2016-03-15T13:00:00Z"/>
              <w:rFonts w:ascii="Times New Roman" w:eastAsia="Times New Roman" w:hAnsi="Times New Roman" w:cs="Times New Roman"/>
              <w:sz w:val="24"/>
              <w:szCs w:val="24"/>
              <w:lang w:eastAsia="fr-FR"/>
            </w:rPr>
          </w:rPrChange>
        </w:rPr>
        <w:pPrChange w:id="383" w:author="Adrien Adrien" w:date="2016-03-15T13:00:00Z">
          <w:pPr>
            <w:spacing w:before="100" w:beforeAutospacing="1" w:after="100" w:afterAutospacing="1" w:line="240" w:lineRule="auto"/>
          </w:pPr>
        </w:pPrChange>
      </w:pPr>
    </w:p>
    <w:p w14:paraId="269DD3B4" w14:textId="77777777" w:rsidR="00E23198" w:rsidRDefault="00E23198" w:rsidP="00812559">
      <w:pPr>
        <w:jc w:val="both"/>
        <w:rPr>
          <w:ins w:id="384" w:author="Adrien Adrien" w:date="2016-03-15T12:58:00Z"/>
          <w:rFonts w:ascii="Times New Roman" w:eastAsia="Times New Roman" w:hAnsi="Times New Roman" w:cs="Times New Roman"/>
          <w:b/>
          <w:color w:val="303030"/>
          <w:sz w:val="21"/>
          <w:szCs w:val="21"/>
          <w:u w:val="single"/>
          <w:shd w:val="clear" w:color="auto" w:fill="FFFFFF"/>
          <w:lang w:eastAsia="fr-FR"/>
        </w:rPr>
      </w:pPr>
    </w:p>
    <w:p w14:paraId="745BB54B" w14:textId="77777777" w:rsidR="009F572A" w:rsidRDefault="009F572A" w:rsidP="00812559">
      <w:pPr>
        <w:jc w:val="both"/>
        <w:rPr>
          <w:ins w:id="385" w:author="Adrien Adrien" w:date="2016-03-15T12:58:00Z"/>
          <w:rFonts w:ascii="Times New Roman" w:eastAsia="Times New Roman" w:hAnsi="Times New Roman" w:cs="Times New Roman"/>
          <w:b/>
          <w:color w:val="303030"/>
          <w:sz w:val="21"/>
          <w:szCs w:val="21"/>
          <w:u w:val="single"/>
          <w:shd w:val="clear" w:color="auto" w:fill="FFFFFF"/>
          <w:lang w:eastAsia="fr-FR"/>
        </w:rPr>
      </w:pPr>
    </w:p>
    <w:p w14:paraId="2F91B60A" w14:textId="77777777" w:rsidR="009F572A" w:rsidRDefault="009F572A" w:rsidP="00812559">
      <w:pPr>
        <w:jc w:val="both"/>
        <w:rPr>
          <w:ins w:id="386" w:author="Adrien Adrien" w:date="2016-03-15T12:58:00Z"/>
          <w:rFonts w:ascii="Times New Roman" w:eastAsia="Times New Roman" w:hAnsi="Times New Roman" w:cs="Times New Roman"/>
          <w:b/>
          <w:color w:val="303030"/>
          <w:sz w:val="21"/>
          <w:szCs w:val="21"/>
          <w:u w:val="single"/>
          <w:shd w:val="clear" w:color="auto" w:fill="FFFFFF"/>
          <w:lang w:eastAsia="fr-FR"/>
        </w:rPr>
      </w:pPr>
    </w:p>
    <w:p w14:paraId="677861BF" w14:textId="77777777" w:rsidR="00EF23F9" w:rsidRPr="000450AC" w:rsidRDefault="00EF23F9" w:rsidP="00812559">
      <w:pPr>
        <w:jc w:val="both"/>
        <w:rPr>
          <w:rFonts w:ascii="Times New Roman" w:eastAsia="Times New Roman" w:hAnsi="Times New Roman" w:cs="Times New Roman"/>
          <w:b/>
          <w:color w:val="303030"/>
          <w:sz w:val="21"/>
          <w:szCs w:val="21"/>
          <w:u w:val="single"/>
          <w:shd w:val="clear" w:color="auto" w:fill="FFFFFF"/>
          <w:lang w:eastAsia="fr-FR"/>
        </w:rPr>
      </w:pPr>
      <w:r w:rsidRPr="000450AC">
        <w:rPr>
          <w:rFonts w:ascii="Times New Roman" w:eastAsia="Times New Roman" w:hAnsi="Times New Roman" w:cs="Times New Roman"/>
          <w:b/>
          <w:color w:val="303030"/>
          <w:sz w:val="21"/>
          <w:szCs w:val="21"/>
          <w:u w:val="single"/>
          <w:shd w:val="clear" w:color="auto" w:fill="FFFFFF"/>
          <w:lang w:eastAsia="fr-FR"/>
        </w:rPr>
        <w:t xml:space="preserve">Profil Client </w:t>
      </w:r>
    </w:p>
    <w:p w14:paraId="104AC55D" w14:textId="77777777" w:rsidR="00EF23F9" w:rsidRPr="00D9375E" w:rsidRDefault="0040598A" w:rsidP="00812559">
      <w:p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Une fois connecté</w:t>
      </w:r>
      <w:r w:rsidR="00F32ADA" w:rsidRPr="00D9375E">
        <w:rPr>
          <w:rFonts w:ascii="Times New Roman" w:eastAsia="Times New Roman" w:hAnsi="Times New Roman" w:cs="Times New Roman"/>
          <w:color w:val="303030"/>
          <w:sz w:val="21"/>
          <w:szCs w:val="21"/>
          <w:shd w:val="clear" w:color="auto" w:fill="FFFFFF"/>
          <w:lang w:eastAsia="fr-FR"/>
        </w:rPr>
        <w:t xml:space="preserve">, le client aura accès à une page spécifique : </w:t>
      </w:r>
    </w:p>
    <w:p w14:paraId="1F82469F" w14:textId="77777777" w:rsidR="00ED37C1" w:rsidRDefault="000450AC" w:rsidP="00ED37C1">
      <w:pPr>
        <w:keepNext/>
        <w:jc w:val="center"/>
        <w:rPr>
          <w:ins w:id="387" w:author="Adrien Adrien" w:date="2016-03-15T11:43:00Z"/>
        </w:rPr>
        <w:pPrChange w:id="388" w:author="Adrien Adrien" w:date="2016-03-15T11:43:00Z">
          <w:pPr>
            <w:jc w:val="center"/>
          </w:pPr>
        </w:pPrChange>
      </w:pPr>
      <w:r>
        <w:rPr>
          <w:noProof/>
          <w:lang w:eastAsia="fr-FR"/>
        </w:rPr>
        <w:lastRenderedPageBreak/>
        <w:drawing>
          <wp:inline distT="0" distB="0" distL="0" distR="0" wp14:anchorId="60648F39" wp14:editId="0CD75E4B">
            <wp:extent cx="4541295" cy="3408627"/>
            <wp:effectExtent l="0" t="0" r="0"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51614" cy="3416372"/>
                    </a:xfrm>
                    <a:prstGeom prst="rect">
                      <a:avLst/>
                    </a:prstGeom>
                  </pic:spPr>
                </pic:pic>
              </a:graphicData>
            </a:graphic>
          </wp:inline>
        </w:drawing>
      </w:r>
    </w:p>
    <w:p w14:paraId="63DC0053" w14:textId="77777777" w:rsidR="00F32ADA" w:rsidRDefault="00ED37C1" w:rsidP="00ED37C1">
      <w:pPr>
        <w:pStyle w:val="Lgende"/>
        <w:jc w:val="center"/>
        <w:rPr>
          <w:rFonts w:ascii="Times New Roman" w:eastAsia="Times New Roman" w:hAnsi="Times New Roman" w:cs="Times New Roman"/>
          <w:b w:val="0"/>
          <w:color w:val="303030"/>
          <w:sz w:val="21"/>
          <w:szCs w:val="21"/>
          <w:shd w:val="clear" w:color="auto" w:fill="FFFFFF"/>
          <w:lang w:eastAsia="fr-FR"/>
        </w:rPr>
        <w:pPrChange w:id="389" w:author="Adrien Adrien" w:date="2016-03-15T11:43:00Z">
          <w:pPr>
            <w:jc w:val="center"/>
          </w:pPr>
        </w:pPrChange>
      </w:pPr>
      <w:ins w:id="390" w:author="Adrien Adrien" w:date="2016-03-15T11:43:00Z">
        <w:r>
          <w:t xml:space="preserve">Figure </w:t>
        </w:r>
        <w:r>
          <w:fldChar w:fldCharType="begin"/>
        </w:r>
        <w:r>
          <w:instrText xml:space="preserve"> SEQ Figure \* ARABIC </w:instrText>
        </w:r>
      </w:ins>
      <w:r>
        <w:fldChar w:fldCharType="separate"/>
      </w:r>
      <w:ins w:id="391" w:author="Adrien Adrien" w:date="2016-03-15T11:47:00Z">
        <w:r>
          <w:rPr>
            <w:noProof/>
          </w:rPr>
          <w:t>4</w:t>
        </w:r>
      </w:ins>
      <w:ins w:id="392" w:author="Adrien Adrien" w:date="2016-03-15T11:43:00Z">
        <w:r>
          <w:fldChar w:fldCharType="end"/>
        </w:r>
        <w:r>
          <w:t xml:space="preserve"> </w:t>
        </w:r>
        <w:r w:rsidRPr="00BC0D35">
          <w:t xml:space="preserve">Maquette d'une </w:t>
        </w:r>
        <w:r>
          <w:t>réservation d'une salle (étape 1</w:t>
        </w:r>
        <w:r w:rsidRPr="00BC0D35">
          <w:t>)</w:t>
        </w:r>
      </w:ins>
    </w:p>
    <w:p w14:paraId="0A0563B2" w14:textId="77777777" w:rsidR="000450AC" w:rsidRDefault="00D9375E" w:rsidP="00812559">
      <w:pPr>
        <w:jc w:val="both"/>
        <w:rPr>
          <w:rFonts w:ascii="Times New Roman" w:eastAsia="Times New Roman" w:hAnsi="Times New Roman" w:cs="Times New Roman"/>
          <w:sz w:val="21"/>
          <w:szCs w:val="21"/>
          <w:shd w:val="clear" w:color="auto" w:fill="FFFFFF"/>
          <w:lang w:eastAsia="fr-FR"/>
        </w:rPr>
      </w:pPr>
      <w:r>
        <w:rPr>
          <w:noProof/>
          <w:lang w:eastAsia="fr-FR"/>
        </w:rPr>
        <w:drawing>
          <wp:anchor distT="0" distB="0" distL="114300" distR="114300" simplePos="0" relativeHeight="251653120" behindDoc="0" locked="0" layoutInCell="1" allowOverlap="1" wp14:anchorId="3D491BE4" wp14:editId="38BFDFF5">
            <wp:simplePos x="0" y="0"/>
            <wp:positionH relativeFrom="column">
              <wp:posOffset>4091305</wp:posOffset>
            </wp:positionH>
            <wp:positionV relativeFrom="paragraph">
              <wp:posOffset>308610</wp:posOffset>
            </wp:positionV>
            <wp:extent cx="1435100" cy="1536065"/>
            <wp:effectExtent l="0" t="0" r="0" b="698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35100" cy="1536065"/>
                    </a:xfrm>
                    <a:prstGeom prst="rect">
                      <a:avLst/>
                    </a:prstGeom>
                  </pic:spPr>
                </pic:pic>
              </a:graphicData>
            </a:graphic>
            <wp14:sizeRelH relativeFrom="page">
              <wp14:pctWidth>0</wp14:pctWidth>
            </wp14:sizeRelH>
            <wp14:sizeRelV relativeFrom="page">
              <wp14:pctHeight>0</wp14:pctHeight>
            </wp14:sizeRelV>
          </wp:anchor>
        </w:drawing>
      </w:r>
      <w:r w:rsidR="00F32ADA">
        <w:rPr>
          <w:rFonts w:ascii="Times New Roman" w:eastAsia="Times New Roman" w:hAnsi="Times New Roman" w:cs="Times New Roman"/>
          <w:sz w:val="21"/>
          <w:szCs w:val="21"/>
          <w:shd w:val="clear" w:color="auto" w:fill="FFFFFF"/>
          <w:lang w:eastAsia="fr-FR"/>
        </w:rPr>
        <w:t>Les informations</w:t>
      </w:r>
      <w:r w:rsidR="007E6DE4">
        <w:rPr>
          <w:rFonts w:ascii="Times New Roman" w:eastAsia="Times New Roman" w:hAnsi="Times New Roman" w:cs="Times New Roman"/>
          <w:sz w:val="21"/>
          <w:szCs w:val="21"/>
          <w:shd w:val="clear" w:color="auto" w:fill="FFFFFF"/>
          <w:lang w:eastAsia="fr-FR"/>
        </w:rPr>
        <w:t xml:space="preserve"> affi</w:t>
      </w:r>
      <w:r w:rsidR="000450AC">
        <w:rPr>
          <w:rFonts w:ascii="Times New Roman" w:eastAsia="Times New Roman" w:hAnsi="Times New Roman" w:cs="Times New Roman"/>
          <w:sz w:val="21"/>
          <w:szCs w:val="21"/>
          <w:shd w:val="clear" w:color="auto" w:fill="FFFFFF"/>
          <w:lang w:eastAsia="fr-FR"/>
        </w:rPr>
        <w:t>chées permett</w:t>
      </w:r>
      <w:r w:rsidR="0040598A">
        <w:rPr>
          <w:rFonts w:ascii="Times New Roman" w:eastAsia="Times New Roman" w:hAnsi="Times New Roman" w:cs="Times New Roman"/>
          <w:sz w:val="21"/>
          <w:szCs w:val="21"/>
          <w:shd w:val="clear" w:color="auto" w:fill="FFFFFF"/>
          <w:lang w:eastAsia="fr-FR"/>
        </w:rPr>
        <w:t>ro</w:t>
      </w:r>
      <w:r w:rsidR="000450AC">
        <w:rPr>
          <w:rFonts w:ascii="Times New Roman" w:eastAsia="Times New Roman" w:hAnsi="Times New Roman" w:cs="Times New Roman"/>
          <w:sz w:val="21"/>
          <w:szCs w:val="21"/>
          <w:shd w:val="clear" w:color="auto" w:fill="FFFFFF"/>
          <w:lang w:eastAsia="fr-FR"/>
        </w:rPr>
        <w:t>nt à l’utilisateur de :</w:t>
      </w:r>
    </w:p>
    <w:p w14:paraId="0BCE5A97" w14:textId="77777777" w:rsidR="000450AC" w:rsidRDefault="000450AC" w:rsidP="000450AC">
      <w:pPr>
        <w:pStyle w:val="Paragraphedeliste"/>
        <w:numPr>
          <w:ilvl w:val="0"/>
          <w:numId w:val="29"/>
        </w:numPr>
        <w:jc w:val="both"/>
        <w:rPr>
          <w:rFonts w:ascii="Times New Roman" w:eastAsia="Times New Roman" w:hAnsi="Times New Roman" w:cs="Times New Roman"/>
          <w:sz w:val="21"/>
          <w:szCs w:val="21"/>
          <w:shd w:val="clear" w:color="auto" w:fill="FFFFFF"/>
          <w:lang w:eastAsia="fr-FR"/>
        </w:rPr>
      </w:pPr>
      <w:r>
        <w:rPr>
          <w:rFonts w:ascii="Times New Roman" w:eastAsia="Times New Roman" w:hAnsi="Times New Roman" w:cs="Times New Roman"/>
          <w:sz w:val="21"/>
          <w:szCs w:val="21"/>
          <w:shd w:val="clear" w:color="auto" w:fill="FFFFFF"/>
          <w:lang w:eastAsia="fr-FR"/>
        </w:rPr>
        <w:t>réserver une salle ;</w:t>
      </w:r>
    </w:p>
    <w:p w14:paraId="06760BCE" w14:textId="77777777" w:rsidR="000450AC" w:rsidRDefault="000450AC" w:rsidP="000450AC">
      <w:pPr>
        <w:pStyle w:val="Paragraphedeliste"/>
        <w:numPr>
          <w:ilvl w:val="0"/>
          <w:numId w:val="29"/>
        </w:numPr>
        <w:rPr>
          <w:rFonts w:ascii="Times New Roman" w:eastAsia="Times New Roman" w:hAnsi="Times New Roman" w:cs="Times New Roman"/>
          <w:sz w:val="21"/>
          <w:szCs w:val="21"/>
          <w:shd w:val="clear" w:color="auto" w:fill="FFFFFF"/>
          <w:lang w:eastAsia="fr-FR"/>
        </w:rPr>
      </w:pPr>
      <w:r>
        <w:rPr>
          <w:rFonts w:ascii="Times New Roman" w:eastAsia="Times New Roman" w:hAnsi="Times New Roman" w:cs="Times New Roman"/>
          <w:sz w:val="21"/>
          <w:szCs w:val="21"/>
          <w:shd w:val="clear" w:color="auto" w:fill="FFFFFF"/>
          <w:lang w:eastAsia="fr-FR"/>
        </w:rPr>
        <w:t xml:space="preserve">visualiser  et gérer ses réservations. Par exemple, choisir du matériel pour la salle : </w:t>
      </w:r>
    </w:p>
    <w:p w14:paraId="79AF931B" w14:textId="77777777" w:rsidR="000450AC" w:rsidRPr="000450AC" w:rsidRDefault="000450AC" w:rsidP="000450AC">
      <w:pPr>
        <w:jc w:val="both"/>
        <w:rPr>
          <w:rFonts w:ascii="Times New Roman" w:eastAsia="Times New Roman" w:hAnsi="Times New Roman" w:cs="Times New Roman"/>
          <w:sz w:val="21"/>
          <w:szCs w:val="21"/>
          <w:shd w:val="clear" w:color="auto" w:fill="FFFFFF"/>
          <w:lang w:eastAsia="fr-FR"/>
        </w:rPr>
      </w:pPr>
    </w:p>
    <w:p w14:paraId="5FAB78A1" w14:textId="77777777" w:rsidR="000450AC" w:rsidRPr="000450AC" w:rsidRDefault="000450AC" w:rsidP="000450AC">
      <w:pPr>
        <w:jc w:val="both"/>
        <w:rPr>
          <w:rFonts w:ascii="Times New Roman" w:eastAsia="Times New Roman" w:hAnsi="Times New Roman" w:cs="Times New Roman"/>
          <w:sz w:val="21"/>
          <w:szCs w:val="21"/>
          <w:shd w:val="clear" w:color="auto" w:fill="FFFFFF"/>
          <w:lang w:eastAsia="fr-FR"/>
        </w:rPr>
      </w:pPr>
    </w:p>
    <w:p w14:paraId="503FA236" w14:textId="77777777" w:rsidR="000450AC" w:rsidRPr="000450AC" w:rsidRDefault="000450AC" w:rsidP="000450AC">
      <w:pPr>
        <w:pStyle w:val="Paragraphedeliste"/>
        <w:rPr>
          <w:rFonts w:ascii="Times New Roman" w:eastAsia="Times New Roman" w:hAnsi="Times New Roman" w:cs="Times New Roman"/>
          <w:sz w:val="21"/>
          <w:szCs w:val="21"/>
          <w:shd w:val="clear" w:color="auto" w:fill="FFFFFF"/>
          <w:lang w:eastAsia="fr-FR"/>
        </w:rPr>
      </w:pPr>
    </w:p>
    <w:p w14:paraId="343ED6C5" w14:textId="77777777" w:rsidR="000450AC" w:rsidRDefault="000450AC" w:rsidP="000450AC">
      <w:pPr>
        <w:pStyle w:val="Paragraphedeliste"/>
        <w:numPr>
          <w:ilvl w:val="0"/>
          <w:numId w:val="29"/>
        </w:numPr>
        <w:jc w:val="both"/>
        <w:rPr>
          <w:rFonts w:ascii="Times New Roman" w:eastAsia="Times New Roman" w:hAnsi="Times New Roman" w:cs="Times New Roman"/>
          <w:sz w:val="21"/>
          <w:szCs w:val="21"/>
          <w:shd w:val="clear" w:color="auto" w:fill="FFFFFF"/>
          <w:lang w:eastAsia="fr-FR"/>
        </w:rPr>
      </w:pPr>
      <w:r>
        <w:rPr>
          <w:rFonts w:ascii="Times New Roman" w:eastAsia="Times New Roman" w:hAnsi="Times New Roman" w:cs="Times New Roman"/>
          <w:sz w:val="21"/>
          <w:szCs w:val="21"/>
          <w:shd w:val="clear" w:color="auto" w:fill="FFFFFF"/>
          <w:lang w:eastAsia="fr-FR"/>
        </w:rPr>
        <w:t>modifier son compte utilisateur ;</w:t>
      </w:r>
    </w:p>
    <w:p w14:paraId="69C225A5" w14:textId="77777777" w:rsidR="00F32ADA" w:rsidRPr="000450AC" w:rsidRDefault="000450AC" w:rsidP="000450AC">
      <w:pPr>
        <w:pStyle w:val="Paragraphedeliste"/>
        <w:numPr>
          <w:ilvl w:val="0"/>
          <w:numId w:val="29"/>
        </w:numPr>
        <w:jc w:val="both"/>
        <w:rPr>
          <w:rFonts w:ascii="Times New Roman" w:eastAsia="Times New Roman" w:hAnsi="Times New Roman" w:cs="Times New Roman"/>
          <w:sz w:val="21"/>
          <w:szCs w:val="21"/>
          <w:shd w:val="clear" w:color="auto" w:fill="FFFFFF"/>
          <w:lang w:eastAsia="fr-FR"/>
        </w:rPr>
      </w:pPr>
      <w:r>
        <w:rPr>
          <w:rFonts w:ascii="Times New Roman" w:eastAsia="Times New Roman" w:hAnsi="Times New Roman" w:cs="Times New Roman"/>
          <w:sz w:val="21"/>
          <w:szCs w:val="21"/>
          <w:shd w:val="clear" w:color="auto" w:fill="FFFFFF"/>
          <w:lang w:eastAsia="fr-FR"/>
        </w:rPr>
        <w:t>contacter une personne, en cas de besoin, en utilisant les informations fournies dans la page « Contact ».</w:t>
      </w:r>
    </w:p>
    <w:p w14:paraId="582B223A" w14:textId="77777777" w:rsidR="00707B9F" w:rsidRDefault="00707B9F" w:rsidP="00812559">
      <w:pPr>
        <w:jc w:val="both"/>
        <w:rPr>
          <w:rFonts w:ascii="Times New Roman" w:hAnsi="Times New Roman" w:cs="Times New Roman"/>
          <w:b/>
          <w:color w:val="000000"/>
          <w:u w:val="single"/>
        </w:rPr>
      </w:pPr>
    </w:p>
    <w:p w14:paraId="09CCEB82" w14:textId="77777777" w:rsidR="00F32ADA" w:rsidRPr="00C05B9A" w:rsidRDefault="00061D08" w:rsidP="00812559">
      <w:pPr>
        <w:jc w:val="both"/>
        <w:rPr>
          <w:rFonts w:ascii="Times New Roman" w:hAnsi="Times New Roman" w:cs="Times New Roman"/>
          <w:b/>
          <w:color w:val="000000"/>
          <w:u w:val="single"/>
        </w:rPr>
      </w:pPr>
      <w:r w:rsidRPr="00C05B9A">
        <w:rPr>
          <w:rFonts w:ascii="Times New Roman" w:hAnsi="Times New Roman" w:cs="Times New Roman"/>
          <w:b/>
          <w:color w:val="000000"/>
          <w:u w:val="single"/>
        </w:rPr>
        <w:t>Profil « Service de location »</w:t>
      </w:r>
    </w:p>
    <w:p w14:paraId="157384F0" w14:textId="77777777" w:rsidR="00F32ADA" w:rsidRDefault="00C05B9A" w:rsidP="00812559">
      <w:pPr>
        <w:jc w:val="both"/>
        <w:rPr>
          <w:rFonts w:ascii="Times New Roman" w:hAnsi="Times New Roman" w:cs="Times New Roman"/>
          <w:color w:val="000000"/>
        </w:rPr>
      </w:pPr>
      <w:r>
        <w:rPr>
          <w:rFonts w:ascii="Times New Roman" w:hAnsi="Times New Roman" w:cs="Times New Roman"/>
          <w:color w:val="000000"/>
        </w:rPr>
        <w:t xml:space="preserve">La page </w:t>
      </w:r>
      <w:r w:rsidR="00061D08">
        <w:rPr>
          <w:rFonts w:ascii="Times New Roman" w:hAnsi="Times New Roman" w:cs="Times New Roman"/>
          <w:color w:val="000000"/>
        </w:rPr>
        <w:t>attribuée à ce profil permet</w:t>
      </w:r>
      <w:r>
        <w:rPr>
          <w:rFonts w:ascii="Times New Roman" w:hAnsi="Times New Roman" w:cs="Times New Roman"/>
          <w:color w:val="000000"/>
        </w:rPr>
        <w:t>tra</w:t>
      </w:r>
      <w:r w:rsidR="00061D08">
        <w:rPr>
          <w:rFonts w:ascii="Times New Roman" w:hAnsi="Times New Roman" w:cs="Times New Roman"/>
          <w:color w:val="000000"/>
        </w:rPr>
        <w:t xml:space="preserve"> le traitement des demandes de lo</w:t>
      </w:r>
      <w:r>
        <w:rPr>
          <w:rFonts w:ascii="Times New Roman" w:hAnsi="Times New Roman" w:cs="Times New Roman"/>
          <w:color w:val="000000"/>
        </w:rPr>
        <w:t>cation, l’établissement du prix final en fonction du type client</w:t>
      </w:r>
      <w:r w:rsidR="0048722A">
        <w:rPr>
          <w:rFonts w:ascii="Times New Roman" w:hAnsi="Times New Roman" w:cs="Times New Roman"/>
          <w:color w:val="000000"/>
        </w:rPr>
        <w:t xml:space="preserve">, </w:t>
      </w:r>
      <w:r>
        <w:rPr>
          <w:rFonts w:ascii="Times New Roman" w:hAnsi="Times New Roman" w:cs="Times New Roman"/>
          <w:color w:val="000000"/>
        </w:rPr>
        <w:t>l’envoi des ordres</w:t>
      </w:r>
      <w:r w:rsidR="0048722A">
        <w:rPr>
          <w:rFonts w:ascii="Times New Roman" w:hAnsi="Times New Roman" w:cs="Times New Roman"/>
          <w:color w:val="000000"/>
        </w:rPr>
        <w:t xml:space="preserve"> au profil « Agent municipal » et la réalisation du récapitulatif de recettes à transmettre au service comptable.</w:t>
      </w:r>
    </w:p>
    <w:p w14:paraId="0BBFB332" w14:textId="77777777" w:rsidR="005B1FEC" w:rsidRDefault="00C05B9A" w:rsidP="005B1FEC">
      <w:pPr>
        <w:keepNext/>
        <w:jc w:val="both"/>
        <w:rPr>
          <w:ins w:id="393" w:author="Adrien Adrien" w:date="2016-03-15T11:42:00Z"/>
        </w:rPr>
        <w:pPrChange w:id="394" w:author="Adrien Adrien" w:date="2016-03-15T11:42:00Z">
          <w:pPr>
            <w:jc w:val="both"/>
          </w:pPr>
        </w:pPrChange>
      </w:pPr>
      <w:r>
        <w:rPr>
          <w:noProof/>
          <w:lang w:eastAsia="fr-FR"/>
        </w:rPr>
        <w:lastRenderedPageBreak/>
        <w:drawing>
          <wp:inline distT="0" distB="0" distL="0" distR="0" wp14:anchorId="33FF8396" wp14:editId="6C67D334">
            <wp:extent cx="5760720" cy="414528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4145280"/>
                    </a:xfrm>
                    <a:prstGeom prst="rect">
                      <a:avLst/>
                    </a:prstGeom>
                  </pic:spPr>
                </pic:pic>
              </a:graphicData>
            </a:graphic>
          </wp:inline>
        </w:drawing>
      </w:r>
    </w:p>
    <w:p w14:paraId="544A4DFE" w14:textId="77777777" w:rsidR="00C05B9A" w:rsidRDefault="005B1FEC" w:rsidP="005B1FEC">
      <w:pPr>
        <w:pStyle w:val="Lgende"/>
        <w:jc w:val="center"/>
        <w:rPr>
          <w:rFonts w:ascii="Times New Roman" w:hAnsi="Times New Roman" w:cs="Times New Roman"/>
          <w:color w:val="000000"/>
        </w:rPr>
        <w:pPrChange w:id="395" w:author="Adrien Adrien" w:date="2016-03-15T11:42:00Z">
          <w:pPr>
            <w:jc w:val="both"/>
          </w:pPr>
        </w:pPrChange>
      </w:pPr>
      <w:ins w:id="396" w:author="Adrien Adrien" w:date="2016-03-15T11:42:00Z">
        <w:r>
          <w:t xml:space="preserve">Figure </w:t>
        </w:r>
        <w:r>
          <w:fldChar w:fldCharType="begin"/>
        </w:r>
        <w:r>
          <w:instrText xml:space="preserve"> SEQ Figure \* ARABIC </w:instrText>
        </w:r>
      </w:ins>
      <w:r>
        <w:fldChar w:fldCharType="separate"/>
      </w:r>
      <w:ins w:id="397" w:author="Adrien Adrien" w:date="2016-03-15T11:47:00Z">
        <w:r w:rsidR="00ED37C1">
          <w:rPr>
            <w:noProof/>
          </w:rPr>
          <w:t>5</w:t>
        </w:r>
      </w:ins>
      <w:ins w:id="398" w:author="Adrien Adrien" w:date="2016-03-15T11:42:00Z">
        <w:r>
          <w:fldChar w:fldCharType="end"/>
        </w:r>
        <w:r>
          <w:t xml:space="preserve"> Maquette d'une réservation d'une salle</w:t>
        </w:r>
      </w:ins>
      <w:ins w:id="399" w:author="Adrien Adrien" w:date="2016-03-15T11:43:00Z">
        <w:r w:rsidR="00ED37C1">
          <w:t xml:space="preserve"> (étape 3)</w:t>
        </w:r>
      </w:ins>
    </w:p>
    <w:p w14:paraId="419EF864" w14:textId="77777777" w:rsidR="00C05B9A" w:rsidRDefault="00C05B9A" w:rsidP="00812559">
      <w:pPr>
        <w:jc w:val="both"/>
        <w:rPr>
          <w:rFonts w:ascii="Times New Roman" w:hAnsi="Times New Roman" w:cs="Times New Roman"/>
          <w:color w:val="000000"/>
        </w:rPr>
      </w:pPr>
      <w:r>
        <w:rPr>
          <w:rFonts w:ascii="Times New Roman" w:hAnsi="Times New Roman" w:cs="Times New Roman"/>
          <w:color w:val="000000"/>
        </w:rPr>
        <w:t xml:space="preserve">Pour calculer le prix final, le personnel introduira des réductions en prenant en compte le type de client. </w:t>
      </w:r>
    </w:p>
    <w:p w14:paraId="0AABFC7B" w14:textId="77777777" w:rsidR="00C05B9A" w:rsidRDefault="00C05B9A" w:rsidP="00812559">
      <w:pPr>
        <w:jc w:val="both"/>
        <w:rPr>
          <w:rFonts w:ascii="Times New Roman" w:hAnsi="Times New Roman" w:cs="Times New Roman"/>
          <w:color w:val="000000"/>
        </w:rPr>
      </w:pPr>
      <w:r>
        <w:rPr>
          <w:rFonts w:ascii="Times New Roman" w:hAnsi="Times New Roman" w:cs="Times New Roman"/>
          <w:color w:val="000000"/>
        </w:rPr>
        <w:t xml:space="preserve">Il déterminera aussi les compléments à facturer si les états de lieux de sortie réalisés par les agents municipaux montrent qu’il y a des dégâts dans </w:t>
      </w:r>
      <w:r w:rsidR="00D9375E">
        <w:rPr>
          <w:rFonts w:ascii="Times New Roman" w:hAnsi="Times New Roman" w:cs="Times New Roman"/>
          <w:color w:val="000000"/>
        </w:rPr>
        <w:t>les</w:t>
      </w:r>
      <w:r>
        <w:rPr>
          <w:rFonts w:ascii="Times New Roman" w:hAnsi="Times New Roman" w:cs="Times New Roman"/>
          <w:color w:val="000000"/>
        </w:rPr>
        <w:t xml:space="preserve"> salle</w:t>
      </w:r>
      <w:r w:rsidR="00D9375E">
        <w:rPr>
          <w:rFonts w:ascii="Times New Roman" w:hAnsi="Times New Roman" w:cs="Times New Roman"/>
          <w:color w:val="000000"/>
        </w:rPr>
        <w:t>s vérifiées</w:t>
      </w:r>
      <w:r>
        <w:rPr>
          <w:rFonts w:ascii="Times New Roman" w:hAnsi="Times New Roman" w:cs="Times New Roman"/>
          <w:color w:val="000000"/>
        </w:rPr>
        <w:t xml:space="preserve">. </w:t>
      </w:r>
    </w:p>
    <w:p w14:paraId="0301C099" w14:textId="77777777" w:rsidR="00C05B9A" w:rsidRDefault="00C05B9A" w:rsidP="00C05B9A">
      <w:pPr>
        <w:jc w:val="both"/>
        <w:rPr>
          <w:rFonts w:ascii="Times New Roman" w:hAnsi="Times New Roman" w:cs="Times New Roman"/>
          <w:b/>
          <w:color w:val="000000"/>
          <w:u w:val="single"/>
        </w:rPr>
      </w:pPr>
      <w:r w:rsidRPr="00C05B9A">
        <w:rPr>
          <w:rFonts w:ascii="Times New Roman" w:hAnsi="Times New Roman" w:cs="Times New Roman"/>
          <w:b/>
          <w:color w:val="000000"/>
          <w:u w:val="single"/>
        </w:rPr>
        <w:t>Profil « Agent municipal »</w:t>
      </w:r>
    </w:p>
    <w:p w14:paraId="75464CC0" w14:textId="77777777" w:rsidR="002369AB" w:rsidRDefault="002369AB" w:rsidP="00C05B9A">
      <w:pPr>
        <w:jc w:val="both"/>
        <w:rPr>
          <w:rFonts w:ascii="Times New Roman" w:hAnsi="Times New Roman" w:cs="Times New Roman"/>
          <w:color w:val="000000"/>
        </w:rPr>
      </w:pPr>
      <w:r>
        <w:rPr>
          <w:rFonts w:ascii="Times New Roman" w:hAnsi="Times New Roman" w:cs="Times New Roman"/>
          <w:color w:val="000000"/>
        </w:rPr>
        <w:t>Par le biais de la page ci-dessous, c</w:t>
      </w:r>
      <w:r w:rsidRPr="002369AB">
        <w:rPr>
          <w:rFonts w:ascii="Times New Roman" w:hAnsi="Times New Roman" w:cs="Times New Roman"/>
          <w:color w:val="000000"/>
        </w:rPr>
        <w:t>haque agent municipal</w:t>
      </w:r>
      <w:r>
        <w:rPr>
          <w:rFonts w:ascii="Times New Roman" w:hAnsi="Times New Roman" w:cs="Times New Roman"/>
          <w:color w:val="000000"/>
        </w:rPr>
        <w:t xml:space="preserve"> a accès en temps réel aux tâches attribuées par le service de location. </w:t>
      </w:r>
    </w:p>
    <w:p w14:paraId="24FB512C" w14:textId="77777777" w:rsidR="005B1FEC" w:rsidRDefault="002369AB" w:rsidP="005B1FEC">
      <w:pPr>
        <w:keepNext/>
        <w:jc w:val="center"/>
        <w:rPr>
          <w:ins w:id="400" w:author="Adrien Adrien" w:date="2016-03-15T11:41:00Z"/>
        </w:rPr>
        <w:pPrChange w:id="401" w:author="Adrien Adrien" w:date="2016-03-15T11:41:00Z">
          <w:pPr>
            <w:jc w:val="center"/>
          </w:pPr>
        </w:pPrChange>
      </w:pPr>
      <w:r>
        <w:rPr>
          <w:noProof/>
          <w:lang w:eastAsia="fr-FR"/>
        </w:rPr>
        <w:drawing>
          <wp:inline distT="0" distB="0" distL="0" distR="0" wp14:anchorId="661E5731" wp14:editId="3503E2D2">
            <wp:extent cx="4077597" cy="2207867"/>
            <wp:effectExtent l="0" t="0" r="0" b="254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00324" cy="2220173"/>
                    </a:xfrm>
                    <a:prstGeom prst="rect">
                      <a:avLst/>
                    </a:prstGeom>
                  </pic:spPr>
                </pic:pic>
              </a:graphicData>
            </a:graphic>
          </wp:inline>
        </w:drawing>
      </w:r>
    </w:p>
    <w:p w14:paraId="5865D349" w14:textId="77777777" w:rsidR="002369AB" w:rsidRDefault="005B1FEC" w:rsidP="005B1FEC">
      <w:pPr>
        <w:pStyle w:val="Lgende"/>
        <w:jc w:val="center"/>
        <w:rPr>
          <w:rFonts w:ascii="Times New Roman" w:hAnsi="Times New Roman" w:cs="Times New Roman"/>
          <w:color w:val="000000"/>
        </w:rPr>
        <w:pPrChange w:id="402" w:author="Adrien Adrien" w:date="2016-03-15T11:41:00Z">
          <w:pPr>
            <w:jc w:val="center"/>
          </w:pPr>
        </w:pPrChange>
      </w:pPr>
      <w:ins w:id="403" w:author="Adrien Adrien" w:date="2016-03-15T11:41:00Z">
        <w:r>
          <w:t xml:space="preserve">Figure </w:t>
        </w:r>
        <w:r>
          <w:fldChar w:fldCharType="begin"/>
        </w:r>
        <w:r>
          <w:instrText xml:space="preserve"> SEQ Figure \* ARABIC </w:instrText>
        </w:r>
      </w:ins>
      <w:r>
        <w:fldChar w:fldCharType="separate"/>
      </w:r>
      <w:ins w:id="404" w:author="Adrien Adrien" w:date="2016-03-15T11:47:00Z">
        <w:r w:rsidR="00ED37C1">
          <w:rPr>
            <w:noProof/>
          </w:rPr>
          <w:t>6</w:t>
        </w:r>
      </w:ins>
      <w:ins w:id="405" w:author="Adrien Adrien" w:date="2016-03-15T11:41:00Z">
        <w:r>
          <w:fldChar w:fldCharType="end"/>
        </w:r>
        <w:r>
          <w:t xml:space="preserve"> Maquette de l'emploi du temps d'un employé</w:t>
        </w:r>
      </w:ins>
    </w:p>
    <w:p w14:paraId="55676A3D" w14:textId="77777777" w:rsidR="002369AB" w:rsidRDefault="002369AB" w:rsidP="00C05B9A">
      <w:pPr>
        <w:jc w:val="both"/>
        <w:rPr>
          <w:rFonts w:ascii="Times New Roman" w:hAnsi="Times New Roman" w:cs="Times New Roman"/>
          <w:color w:val="000000"/>
        </w:rPr>
      </w:pPr>
      <w:r>
        <w:rPr>
          <w:rFonts w:ascii="Times New Roman" w:hAnsi="Times New Roman" w:cs="Times New Roman"/>
          <w:color w:val="000000"/>
        </w:rPr>
        <w:lastRenderedPageBreak/>
        <w:t xml:space="preserve">Les agents municipaux sont chargés de nettoyer les salles, rendre les clefs (s’il n’y a pas de gardien), réaliser les états de lieux etc. </w:t>
      </w:r>
      <w:r w:rsidR="00D9375E">
        <w:rPr>
          <w:rFonts w:ascii="Times New Roman" w:hAnsi="Times New Roman" w:cs="Times New Roman"/>
          <w:color w:val="000000"/>
        </w:rPr>
        <w:t>Les résultats de leur travail seront inscrits dans cet outil</w:t>
      </w:r>
    </w:p>
    <w:p w14:paraId="7B639460" w14:textId="77777777" w:rsidR="00C05B9A" w:rsidRDefault="00D9375E" w:rsidP="00812559">
      <w:pPr>
        <w:jc w:val="both"/>
        <w:rPr>
          <w:rFonts w:ascii="Times New Roman" w:hAnsi="Times New Roman" w:cs="Times New Roman"/>
          <w:color w:val="000000"/>
        </w:rPr>
      </w:pPr>
      <w:r>
        <w:rPr>
          <w:rFonts w:ascii="Times New Roman" w:hAnsi="Times New Roman" w:cs="Times New Roman"/>
          <w:color w:val="000000"/>
        </w:rPr>
        <w:t>De plus, cette application</w:t>
      </w:r>
      <w:r w:rsidR="002369AB">
        <w:rPr>
          <w:rFonts w:ascii="Times New Roman" w:hAnsi="Times New Roman" w:cs="Times New Roman"/>
          <w:color w:val="000000"/>
        </w:rPr>
        <w:t xml:space="preserve"> </w:t>
      </w:r>
      <w:r w:rsidR="001B5BF2">
        <w:rPr>
          <w:rFonts w:ascii="Times New Roman" w:hAnsi="Times New Roman" w:cs="Times New Roman"/>
          <w:color w:val="000000"/>
        </w:rPr>
        <w:t>garantit</w:t>
      </w:r>
      <w:r w:rsidR="002369AB">
        <w:rPr>
          <w:rFonts w:ascii="Times New Roman" w:hAnsi="Times New Roman" w:cs="Times New Roman"/>
          <w:color w:val="000000"/>
        </w:rPr>
        <w:t xml:space="preserve"> une communication directe entre le service de location et les agents municipaux. Tous les échanges en format papier sont remplacés par cet outil. </w:t>
      </w:r>
    </w:p>
    <w:p w14:paraId="36402E7F" w14:textId="77777777" w:rsidR="002369AB" w:rsidRDefault="00272097" w:rsidP="001B5BF2">
      <w:pPr>
        <w:tabs>
          <w:tab w:val="left" w:pos="3480"/>
        </w:tabs>
        <w:jc w:val="both"/>
        <w:rPr>
          <w:rFonts w:ascii="Times New Roman" w:hAnsi="Times New Roman" w:cs="Times New Roman"/>
          <w:b/>
          <w:color w:val="000000"/>
          <w:u w:val="single"/>
        </w:rPr>
      </w:pPr>
      <w:r w:rsidRPr="004B1F96">
        <w:rPr>
          <w:rFonts w:ascii="Times New Roman" w:hAnsi="Times New Roman" w:cs="Times New Roman"/>
          <w:b/>
          <w:color w:val="000000"/>
          <w:u w:val="single"/>
        </w:rPr>
        <w:t>Profil « </w:t>
      </w:r>
      <w:r w:rsidR="004B1F96" w:rsidRPr="004B1F96">
        <w:rPr>
          <w:rFonts w:ascii="Times New Roman" w:hAnsi="Times New Roman" w:cs="Times New Roman"/>
          <w:b/>
          <w:color w:val="000000"/>
          <w:u w:val="single"/>
        </w:rPr>
        <w:t>Administrateur »</w:t>
      </w:r>
    </w:p>
    <w:p w14:paraId="57448F48" w14:textId="77777777" w:rsidR="001B5BF2" w:rsidRDefault="001B5BF2" w:rsidP="001B5BF2">
      <w:pPr>
        <w:tabs>
          <w:tab w:val="left" w:pos="3480"/>
        </w:tabs>
        <w:jc w:val="both"/>
        <w:rPr>
          <w:rFonts w:ascii="Times New Roman" w:hAnsi="Times New Roman" w:cs="Times New Roman"/>
          <w:color w:val="000000"/>
        </w:rPr>
      </w:pPr>
      <w:r w:rsidRPr="001B5BF2">
        <w:rPr>
          <w:rFonts w:ascii="Times New Roman" w:hAnsi="Times New Roman" w:cs="Times New Roman"/>
          <w:color w:val="000000"/>
        </w:rPr>
        <w:t xml:space="preserve">La page </w:t>
      </w:r>
      <w:r>
        <w:rPr>
          <w:rFonts w:ascii="Times New Roman" w:hAnsi="Times New Roman" w:cs="Times New Roman"/>
          <w:color w:val="000000"/>
        </w:rPr>
        <w:t xml:space="preserve">d’entrée, après connexion, </w:t>
      </w:r>
      <w:r w:rsidRPr="001B5BF2">
        <w:rPr>
          <w:rFonts w:ascii="Times New Roman" w:hAnsi="Times New Roman" w:cs="Times New Roman"/>
          <w:color w:val="000000"/>
        </w:rPr>
        <w:t>de ce profil</w:t>
      </w:r>
      <w:r>
        <w:rPr>
          <w:rFonts w:ascii="Times New Roman" w:hAnsi="Times New Roman" w:cs="Times New Roman"/>
          <w:color w:val="000000"/>
        </w:rPr>
        <w:t xml:space="preserve"> permettra la gestion des :</w:t>
      </w:r>
    </w:p>
    <w:p w14:paraId="7C39B27E" w14:textId="77777777" w:rsidR="001B5BF2" w:rsidRDefault="0040598A" w:rsidP="001B5BF2">
      <w:pPr>
        <w:pStyle w:val="Paragraphedeliste"/>
        <w:numPr>
          <w:ilvl w:val="0"/>
          <w:numId w:val="29"/>
        </w:numPr>
        <w:tabs>
          <w:tab w:val="left" w:pos="3480"/>
        </w:tabs>
        <w:jc w:val="both"/>
        <w:rPr>
          <w:rFonts w:ascii="Times New Roman" w:hAnsi="Times New Roman" w:cs="Times New Roman"/>
          <w:color w:val="000000"/>
        </w:rPr>
      </w:pPr>
      <w:r>
        <w:rPr>
          <w:rFonts w:ascii="Times New Roman" w:hAnsi="Times New Roman" w:cs="Times New Roman"/>
          <w:color w:val="000000"/>
        </w:rPr>
        <w:t xml:space="preserve">salles, </w:t>
      </w:r>
      <w:r w:rsidR="001B5BF2">
        <w:rPr>
          <w:rFonts w:ascii="Times New Roman" w:hAnsi="Times New Roman" w:cs="Times New Roman"/>
          <w:color w:val="000000"/>
        </w:rPr>
        <w:t>matériel </w:t>
      </w:r>
      <w:r>
        <w:rPr>
          <w:rFonts w:ascii="Times New Roman" w:hAnsi="Times New Roman" w:cs="Times New Roman"/>
          <w:color w:val="000000"/>
        </w:rPr>
        <w:t>et clefs</w:t>
      </w:r>
      <w:r w:rsidR="001B5BF2">
        <w:rPr>
          <w:rFonts w:ascii="Times New Roman" w:hAnsi="Times New Roman" w:cs="Times New Roman"/>
          <w:color w:val="000000"/>
        </w:rPr>
        <w:t>;</w:t>
      </w:r>
    </w:p>
    <w:p w14:paraId="4C8176D8" w14:textId="77777777" w:rsidR="001B5BF2" w:rsidRDefault="001B5BF2" w:rsidP="001B5BF2">
      <w:pPr>
        <w:pStyle w:val="Paragraphedeliste"/>
        <w:numPr>
          <w:ilvl w:val="0"/>
          <w:numId w:val="29"/>
        </w:numPr>
        <w:tabs>
          <w:tab w:val="left" w:pos="3480"/>
        </w:tabs>
        <w:jc w:val="both"/>
        <w:rPr>
          <w:rFonts w:ascii="Times New Roman" w:hAnsi="Times New Roman" w:cs="Times New Roman"/>
          <w:color w:val="000000"/>
        </w:rPr>
      </w:pPr>
      <w:r w:rsidRPr="001B5BF2">
        <w:rPr>
          <w:rFonts w:ascii="Times New Roman" w:hAnsi="Times New Roman" w:cs="Times New Roman"/>
          <w:color w:val="000000"/>
        </w:rPr>
        <w:t>utilisateurs internes (personnel du service de location ou agents municipaux)</w:t>
      </w:r>
      <w:r w:rsidR="0040598A">
        <w:rPr>
          <w:rFonts w:ascii="Times New Roman" w:hAnsi="Times New Roman" w:cs="Times New Roman"/>
          <w:color w:val="000000"/>
        </w:rPr>
        <w:t> ;</w:t>
      </w:r>
    </w:p>
    <w:p w14:paraId="1DB92C0A" w14:textId="77777777" w:rsidR="001B5BF2" w:rsidRDefault="0040598A" w:rsidP="001B5BF2">
      <w:pPr>
        <w:pStyle w:val="Paragraphedeliste"/>
        <w:numPr>
          <w:ilvl w:val="0"/>
          <w:numId w:val="29"/>
        </w:numPr>
        <w:tabs>
          <w:tab w:val="left" w:pos="3480"/>
        </w:tabs>
        <w:jc w:val="both"/>
        <w:rPr>
          <w:rFonts w:ascii="Times New Roman" w:hAnsi="Times New Roman" w:cs="Times New Roman"/>
          <w:color w:val="000000"/>
        </w:rPr>
      </w:pPr>
      <w:r>
        <w:rPr>
          <w:rFonts w:ascii="Times New Roman" w:hAnsi="Times New Roman" w:cs="Times New Roman"/>
          <w:color w:val="000000"/>
        </w:rPr>
        <w:t>clients (modification statuts, réductions etc.)</w:t>
      </w:r>
    </w:p>
    <w:p w14:paraId="63DB40DD" w14:textId="77777777" w:rsidR="0040598A" w:rsidRPr="0040598A" w:rsidRDefault="0040598A" w:rsidP="0040598A">
      <w:pPr>
        <w:tabs>
          <w:tab w:val="left" w:pos="3480"/>
        </w:tabs>
        <w:jc w:val="both"/>
        <w:rPr>
          <w:rFonts w:ascii="Times New Roman" w:hAnsi="Times New Roman" w:cs="Times New Roman"/>
          <w:color w:val="000000"/>
        </w:rPr>
      </w:pPr>
      <w:r>
        <w:rPr>
          <w:rFonts w:ascii="Times New Roman" w:hAnsi="Times New Roman" w:cs="Times New Roman"/>
          <w:color w:val="000000"/>
        </w:rPr>
        <w:t xml:space="preserve">Les tâches prévues pour ce profil sont présentées dans </w:t>
      </w:r>
      <w:r w:rsidRPr="0040598A">
        <w:rPr>
          <w:rFonts w:ascii="Times New Roman" w:hAnsi="Times New Roman" w:cs="Times New Roman"/>
          <w:b/>
          <w:color w:val="000000"/>
          <w:u w:val="single"/>
        </w:rPr>
        <w:t>l’Annexe 4</w:t>
      </w:r>
      <w:r>
        <w:rPr>
          <w:rFonts w:ascii="Times New Roman" w:hAnsi="Times New Roman" w:cs="Times New Roman"/>
          <w:color w:val="000000"/>
        </w:rPr>
        <w:t>.</w:t>
      </w:r>
    </w:p>
    <w:p w14:paraId="6D545831" w14:textId="77777777" w:rsidR="005B1FEC" w:rsidRDefault="001B5BF2" w:rsidP="005B1FEC">
      <w:pPr>
        <w:keepNext/>
        <w:tabs>
          <w:tab w:val="left" w:pos="3480"/>
        </w:tabs>
        <w:jc w:val="center"/>
        <w:rPr>
          <w:ins w:id="406" w:author="Adrien Adrien" w:date="2016-03-15T11:40:00Z"/>
        </w:rPr>
        <w:pPrChange w:id="407" w:author="Adrien Adrien" w:date="2016-03-15T11:40:00Z">
          <w:pPr>
            <w:tabs>
              <w:tab w:val="left" w:pos="3480"/>
            </w:tabs>
            <w:jc w:val="center"/>
          </w:pPr>
        </w:pPrChange>
      </w:pPr>
      <w:r>
        <w:rPr>
          <w:noProof/>
          <w:lang w:eastAsia="fr-FR"/>
        </w:rPr>
        <w:drawing>
          <wp:inline distT="0" distB="0" distL="0" distR="0" wp14:anchorId="71215AF8" wp14:editId="27ABBD47">
            <wp:extent cx="5117431" cy="2800278"/>
            <wp:effectExtent l="0" t="0" r="7620" b="63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18856" cy="2801058"/>
                    </a:xfrm>
                    <a:prstGeom prst="rect">
                      <a:avLst/>
                    </a:prstGeom>
                  </pic:spPr>
                </pic:pic>
              </a:graphicData>
            </a:graphic>
          </wp:inline>
        </w:drawing>
      </w:r>
    </w:p>
    <w:p w14:paraId="57C83DF2" w14:textId="77777777" w:rsidR="001B5BF2" w:rsidRPr="001B5BF2" w:rsidRDefault="005B1FEC" w:rsidP="005B1FEC">
      <w:pPr>
        <w:pStyle w:val="Lgende"/>
        <w:jc w:val="center"/>
        <w:rPr>
          <w:rFonts w:ascii="Times New Roman" w:hAnsi="Times New Roman" w:cs="Times New Roman"/>
          <w:color w:val="000000"/>
        </w:rPr>
        <w:pPrChange w:id="408" w:author="Adrien Adrien" w:date="2016-03-15T11:40:00Z">
          <w:pPr>
            <w:tabs>
              <w:tab w:val="left" w:pos="3480"/>
            </w:tabs>
            <w:jc w:val="center"/>
          </w:pPr>
        </w:pPrChange>
      </w:pPr>
      <w:ins w:id="409" w:author="Adrien Adrien" w:date="2016-03-15T11:40:00Z">
        <w:r>
          <w:t xml:space="preserve">Figure </w:t>
        </w:r>
        <w:r>
          <w:fldChar w:fldCharType="begin"/>
        </w:r>
        <w:r>
          <w:instrText xml:space="preserve"> SEQ Figure \* ARABIC </w:instrText>
        </w:r>
      </w:ins>
      <w:r>
        <w:fldChar w:fldCharType="separate"/>
      </w:r>
      <w:ins w:id="410" w:author="Adrien Adrien" w:date="2016-03-15T11:47:00Z">
        <w:r w:rsidR="00ED37C1">
          <w:rPr>
            <w:noProof/>
          </w:rPr>
          <w:t>7</w:t>
        </w:r>
      </w:ins>
      <w:ins w:id="411" w:author="Adrien Adrien" w:date="2016-03-15T11:40:00Z">
        <w:r>
          <w:fldChar w:fldCharType="end"/>
        </w:r>
        <w:r>
          <w:t xml:space="preserve"> Maquette de l'interface administrateur</w:t>
        </w:r>
      </w:ins>
    </w:p>
    <w:p w14:paraId="37FD475A" w14:textId="77777777" w:rsidR="001B5BF2" w:rsidRPr="001B5BF2" w:rsidRDefault="001B5BF2" w:rsidP="00812559">
      <w:pPr>
        <w:jc w:val="both"/>
        <w:rPr>
          <w:rFonts w:ascii="Times New Roman" w:hAnsi="Times New Roman" w:cs="Times New Roman"/>
          <w:color w:val="000000"/>
        </w:rPr>
      </w:pPr>
      <w:r w:rsidRPr="001B5BF2">
        <w:rPr>
          <w:rFonts w:ascii="Times New Roman" w:hAnsi="Times New Roman" w:cs="Times New Roman"/>
          <w:color w:val="000000"/>
        </w:rPr>
        <w:t xml:space="preserve">Pour </w:t>
      </w:r>
      <w:r w:rsidR="0021205D">
        <w:rPr>
          <w:rFonts w:ascii="Times New Roman" w:hAnsi="Times New Roman" w:cs="Times New Roman"/>
          <w:color w:val="000000"/>
        </w:rPr>
        <w:t xml:space="preserve">réduire les coûts de gestion du </w:t>
      </w:r>
      <w:r w:rsidRPr="001B5BF2">
        <w:rPr>
          <w:rFonts w:ascii="Times New Roman" w:hAnsi="Times New Roman" w:cs="Times New Roman"/>
          <w:color w:val="000000"/>
        </w:rPr>
        <w:t xml:space="preserve">site, l’administrateur pourra également changer les formats des autres profils en fonction des évolutions </w:t>
      </w:r>
      <w:r w:rsidR="0021205D">
        <w:rPr>
          <w:rFonts w:ascii="Times New Roman" w:hAnsi="Times New Roman" w:cs="Times New Roman"/>
          <w:color w:val="000000"/>
        </w:rPr>
        <w:t xml:space="preserve">définies par </w:t>
      </w:r>
      <w:r w:rsidRPr="001B5BF2">
        <w:rPr>
          <w:rFonts w:ascii="Times New Roman" w:hAnsi="Times New Roman" w:cs="Times New Roman"/>
          <w:color w:val="000000"/>
        </w:rPr>
        <w:t>l’</w:t>
      </w:r>
      <w:r>
        <w:rPr>
          <w:rFonts w:ascii="Times New Roman" w:hAnsi="Times New Roman" w:cs="Times New Roman"/>
          <w:color w:val="000000"/>
        </w:rPr>
        <w:t>entreprise.</w:t>
      </w:r>
    </w:p>
    <w:p w14:paraId="0AA72AC1" w14:textId="77777777" w:rsidR="0040598A" w:rsidRDefault="0040598A" w:rsidP="00812559">
      <w:pPr>
        <w:jc w:val="both"/>
        <w:rPr>
          <w:rFonts w:ascii="Times New Roman" w:hAnsi="Times New Roman" w:cs="Times New Roman"/>
          <w:color w:val="000000"/>
        </w:rPr>
      </w:pPr>
    </w:p>
    <w:p w14:paraId="4A1FE689" w14:textId="6C56B102" w:rsidR="006E0DB7" w:rsidRDefault="00174CD2" w:rsidP="00812559">
      <w:pPr>
        <w:jc w:val="both"/>
        <w:rPr>
          <w:ins w:id="412" w:author="Adrien Adrien" w:date="2016-03-15T12:05:00Z"/>
          <w:rFonts w:ascii="Times New Roman" w:hAnsi="Times New Roman" w:cs="Times New Roman"/>
          <w:color w:val="000000"/>
        </w:rPr>
      </w:pPr>
      <w:r w:rsidRPr="001B5BF2">
        <w:rPr>
          <w:rFonts w:ascii="Times New Roman" w:hAnsi="Times New Roman" w:cs="Times New Roman"/>
          <w:color w:val="000000"/>
        </w:rPr>
        <w:t>L’organisation des pages web présentée ci-dessus n’est pas figée. Elle évoluer</w:t>
      </w:r>
      <w:r w:rsidR="00B57530">
        <w:rPr>
          <w:rFonts w:ascii="Times New Roman" w:hAnsi="Times New Roman" w:cs="Times New Roman"/>
          <w:color w:val="000000"/>
        </w:rPr>
        <w:t>a</w:t>
      </w:r>
      <w:r w:rsidRPr="001B5BF2">
        <w:rPr>
          <w:rFonts w:ascii="Times New Roman" w:hAnsi="Times New Roman" w:cs="Times New Roman"/>
          <w:color w:val="000000"/>
        </w:rPr>
        <w:t xml:space="preserve"> grâce aux ateliers de conception</w:t>
      </w:r>
      <w:r w:rsidR="00B17F1D">
        <w:rPr>
          <w:rFonts w:ascii="Times New Roman" w:hAnsi="Times New Roman" w:cs="Times New Roman"/>
          <w:color w:val="000000"/>
        </w:rPr>
        <w:t xml:space="preserve"> </w:t>
      </w:r>
      <w:r w:rsidR="0067730F">
        <w:rPr>
          <w:rFonts w:ascii="Times New Roman" w:hAnsi="Times New Roman" w:cs="Times New Roman"/>
          <w:color w:val="000000"/>
        </w:rPr>
        <w:t>définis dans ce</w:t>
      </w:r>
      <w:r w:rsidRPr="001B5BF2">
        <w:rPr>
          <w:rFonts w:ascii="Times New Roman" w:hAnsi="Times New Roman" w:cs="Times New Roman"/>
          <w:color w:val="000000"/>
        </w:rPr>
        <w:t xml:space="preserve"> </w:t>
      </w:r>
      <w:r w:rsidR="00074E9B">
        <w:rPr>
          <w:rFonts w:ascii="Times New Roman" w:hAnsi="Times New Roman" w:cs="Times New Roman"/>
          <w:color w:val="000000"/>
        </w:rPr>
        <w:t>cahier des charges</w:t>
      </w:r>
      <w:r w:rsidRPr="001B5BF2">
        <w:rPr>
          <w:rFonts w:ascii="Times New Roman" w:hAnsi="Times New Roman" w:cs="Times New Roman"/>
          <w:color w:val="000000"/>
        </w:rPr>
        <w:t xml:space="preserve">. </w:t>
      </w:r>
    </w:p>
    <w:p w14:paraId="66F5F63C" w14:textId="77777777" w:rsidR="006E0DB7" w:rsidRDefault="006E0DB7" w:rsidP="00812559">
      <w:pPr>
        <w:jc w:val="both"/>
        <w:rPr>
          <w:ins w:id="413" w:author="Adrien Adrien" w:date="2016-03-15T12:04:00Z"/>
          <w:rFonts w:ascii="Times New Roman" w:hAnsi="Times New Roman" w:cs="Times New Roman"/>
          <w:color w:val="000000"/>
        </w:rPr>
      </w:pPr>
    </w:p>
    <w:p w14:paraId="54D19715" w14:textId="77777777" w:rsidR="006E0DB7" w:rsidRDefault="006E0DB7">
      <w:pPr>
        <w:rPr>
          <w:ins w:id="414" w:author="Adrien Adrien" w:date="2016-03-15T12:04:00Z"/>
          <w:rFonts w:ascii="Times New Roman" w:hAnsi="Times New Roman" w:cs="Times New Roman"/>
          <w:color w:val="000000"/>
        </w:rPr>
      </w:pPr>
      <w:ins w:id="415" w:author="Adrien Adrien" w:date="2016-03-15T12:04:00Z">
        <w:r>
          <w:rPr>
            <w:rFonts w:ascii="Times New Roman" w:hAnsi="Times New Roman" w:cs="Times New Roman"/>
            <w:color w:val="000000"/>
          </w:rPr>
          <w:br w:type="page"/>
        </w:r>
      </w:ins>
    </w:p>
    <w:p w14:paraId="2CB9BB64" w14:textId="77777777" w:rsidR="003869E7" w:rsidRPr="0048722A" w:rsidRDefault="003869E7" w:rsidP="00812559">
      <w:pPr>
        <w:jc w:val="both"/>
        <w:rPr>
          <w:rFonts w:ascii="Times New Roman" w:hAnsi="Times New Roman" w:cs="Times New Roman"/>
          <w:color w:val="000000"/>
        </w:rPr>
      </w:pPr>
    </w:p>
    <w:p w14:paraId="1BA361A6" w14:textId="346400A6" w:rsidR="006E0DB7" w:rsidRDefault="006E0DB7" w:rsidP="006E0DB7">
      <w:pPr>
        <w:pStyle w:val="Titre2"/>
        <w:numPr>
          <w:ilvl w:val="1"/>
          <w:numId w:val="10"/>
        </w:numPr>
        <w:rPr>
          <w:ins w:id="416" w:author="Adrien Adrien" w:date="2016-03-15T12:06:00Z"/>
          <w:rStyle w:val="Titre3Car"/>
          <w:b/>
          <w:bCs/>
        </w:rPr>
        <w:pPrChange w:id="417" w:author="Adrien Adrien" w:date="2016-03-15T12:06:00Z">
          <w:pPr>
            <w:pStyle w:val="Titre2"/>
            <w:numPr>
              <w:ilvl w:val="1"/>
              <w:numId w:val="37"/>
            </w:numPr>
            <w:ind w:left="432" w:hanging="360"/>
          </w:pPr>
        </w:pPrChange>
      </w:pPr>
      <w:bookmarkStart w:id="418" w:name="_Toc445811033"/>
      <w:ins w:id="419" w:author="Adrien Adrien" w:date="2016-03-15T12:11:00Z">
        <w:r>
          <w:rPr>
            <w:rStyle w:val="Titre3Car"/>
            <w:b/>
            <w:bCs/>
          </w:rPr>
          <w:t>Design du site</w:t>
        </w:r>
      </w:ins>
      <w:bookmarkEnd w:id="418"/>
    </w:p>
    <w:p w14:paraId="618DA6C7" w14:textId="55B19295" w:rsidR="006E0DB7" w:rsidRDefault="006E0DB7" w:rsidP="006E0DB7">
      <w:pPr>
        <w:pStyle w:val="Titre3"/>
        <w:numPr>
          <w:ilvl w:val="2"/>
          <w:numId w:val="10"/>
        </w:numPr>
        <w:rPr>
          <w:ins w:id="420" w:author="Adrien Adrien" w:date="2016-03-15T12:09:00Z"/>
        </w:rPr>
        <w:pPrChange w:id="421" w:author="Adrien Adrien" w:date="2016-03-15T12:08:00Z">
          <w:pPr>
            <w:pStyle w:val="Titre2"/>
            <w:numPr>
              <w:ilvl w:val="1"/>
              <w:numId w:val="37"/>
            </w:numPr>
            <w:ind w:left="432" w:hanging="360"/>
          </w:pPr>
        </w:pPrChange>
      </w:pPr>
      <w:bookmarkStart w:id="422" w:name="_Toc445811034"/>
      <w:ins w:id="423" w:author="Adrien Adrien" w:date="2016-03-15T12:06:00Z">
        <w:r>
          <w:t>Logo</w:t>
        </w:r>
      </w:ins>
      <w:bookmarkEnd w:id="422"/>
    </w:p>
    <w:p w14:paraId="3BEC7961" w14:textId="3B7938A2" w:rsidR="006E0DB7" w:rsidRPr="009F572A" w:rsidRDefault="006E0DB7" w:rsidP="009F572A">
      <w:pPr>
        <w:jc w:val="both"/>
        <w:rPr>
          <w:ins w:id="424" w:author="Adrien Adrien" w:date="2016-03-15T12:09:00Z"/>
          <w:rFonts w:ascii="Times New Roman" w:hAnsi="Times New Roman" w:cs="Times New Roman"/>
          <w:rPrChange w:id="425" w:author="Adrien Adrien" w:date="2016-03-15T12:52:00Z">
            <w:rPr>
              <w:ins w:id="426" w:author="Adrien Adrien" w:date="2016-03-15T12:09:00Z"/>
              <w:rStyle w:val="apple-style-span"/>
              <w:color w:val="000000"/>
            </w:rPr>
          </w:rPrChange>
        </w:rPr>
        <w:pPrChange w:id="427" w:author="Adrien Adrien" w:date="2016-03-15T12:52:00Z">
          <w:pPr>
            <w:pStyle w:val="Titre2"/>
            <w:numPr>
              <w:ilvl w:val="1"/>
              <w:numId w:val="37"/>
            </w:numPr>
            <w:ind w:left="432" w:hanging="360"/>
          </w:pPr>
        </w:pPrChange>
      </w:pPr>
      <w:ins w:id="428" w:author="Adrien Adrien" w:date="2016-03-15T12:09:00Z">
        <w:r w:rsidRPr="009F572A">
          <w:rPr>
            <w:rFonts w:ascii="Times New Roman" w:hAnsi="Times New Roman" w:cs="Times New Roman"/>
            <w:rPrChange w:id="429" w:author="Adrien Adrien" w:date="2016-03-15T12:52:00Z">
              <w:rPr>
                <w:rStyle w:val="apple-style-span"/>
                <w:color w:val="000000"/>
              </w:rPr>
            </w:rPrChange>
          </w:rPr>
          <w:t xml:space="preserve">Le logo du site </w:t>
        </w:r>
      </w:ins>
      <w:ins w:id="430" w:author="Adrien Adrien" w:date="2016-03-15T12:50:00Z">
        <w:r w:rsidR="009F572A" w:rsidRPr="009F572A">
          <w:rPr>
            <w:rFonts w:ascii="Times New Roman" w:hAnsi="Times New Roman" w:cs="Times New Roman"/>
            <w:rPrChange w:id="431" w:author="Adrien Adrien" w:date="2016-03-15T12:52:00Z">
              <w:rPr>
                <w:rStyle w:val="apple-style-span"/>
                <w:color w:val="000000"/>
              </w:rPr>
            </w:rPrChange>
          </w:rPr>
          <w:t xml:space="preserve">sera </w:t>
        </w:r>
      </w:ins>
      <w:ins w:id="432" w:author="Adrien Adrien" w:date="2016-03-15T12:51:00Z">
        <w:r w:rsidR="009F572A" w:rsidRPr="009F572A">
          <w:rPr>
            <w:rFonts w:ascii="Times New Roman" w:hAnsi="Times New Roman" w:cs="Times New Roman"/>
            <w:rPrChange w:id="433" w:author="Adrien Adrien" w:date="2016-03-15T12:52:00Z">
              <w:rPr>
                <w:rStyle w:val="apple-style-span"/>
                <w:color w:val="000000"/>
              </w:rPr>
            </w:rPrChange>
          </w:rPr>
          <w:t>représenté</w:t>
        </w:r>
      </w:ins>
      <w:ins w:id="434" w:author="Adrien Adrien" w:date="2016-03-15T12:50:00Z">
        <w:r w:rsidR="009F572A" w:rsidRPr="009F572A">
          <w:rPr>
            <w:rFonts w:ascii="Times New Roman" w:hAnsi="Times New Roman" w:cs="Times New Roman"/>
            <w:rPrChange w:id="435" w:author="Adrien Adrien" w:date="2016-03-15T12:52:00Z">
              <w:rPr>
                <w:rStyle w:val="apple-style-span"/>
                <w:color w:val="000000"/>
              </w:rPr>
            </w:rPrChange>
          </w:rPr>
          <w:t xml:space="preserve"> par une maison (il n’a pas encore était designé)</w:t>
        </w:r>
      </w:ins>
      <w:ins w:id="436" w:author="Adrien Adrien" w:date="2016-03-15T12:51:00Z">
        <w:r w:rsidR="009F572A" w:rsidRPr="009F572A">
          <w:rPr>
            <w:rFonts w:ascii="Times New Roman" w:hAnsi="Times New Roman" w:cs="Times New Roman"/>
            <w:rPrChange w:id="437" w:author="Adrien Adrien" w:date="2016-03-15T12:52:00Z">
              <w:rPr>
                <w:rStyle w:val="apple-style-span"/>
                <w:color w:val="000000"/>
              </w:rPr>
            </w:rPrChange>
          </w:rPr>
          <w:t>.</w:t>
        </w:r>
      </w:ins>
      <w:ins w:id="438" w:author="Adrien Adrien" w:date="2016-03-15T12:09:00Z">
        <w:r w:rsidR="009F572A" w:rsidRPr="009F572A">
          <w:rPr>
            <w:rFonts w:ascii="Times New Roman" w:hAnsi="Times New Roman" w:cs="Times New Roman"/>
            <w:rPrChange w:id="439" w:author="Adrien Adrien" w:date="2016-03-15T12:52:00Z">
              <w:rPr>
                <w:rStyle w:val="apple-style-span"/>
                <w:color w:val="000000"/>
              </w:rPr>
            </w:rPrChange>
          </w:rPr>
          <w:br/>
          <w:t>I</w:t>
        </w:r>
        <w:r w:rsidRPr="009F572A">
          <w:rPr>
            <w:rFonts w:ascii="Times New Roman" w:hAnsi="Times New Roman" w:cs="Times New Roman"/>
            <w:rPrChange w:id="440" w:author="Adrien Adrien" w:date="2016-03-15T12:52:00Z">
              <w:rPr>
                <w:rStyle w:val="apple-style-span"/>
                <w:color w:val="000000"/>
              </w:rPr>
            </w:rPrChange>
          </w:rPr>
          <w:t>l  sera présent sur toutes les pages du site.</w:t>
        </w:r>
      </w:ins>
    </w:p>
    <w:p w14:paraId="702CB52A" w14:textId="347E637D" w:rsidR="006E0DB7" w:rsidRPr="009F572A" w:rsidRDefault="006E0DB7" w:rsidP="009F572A">
      <w:pPr>
        <w:jc w:val="both"/>
        <w:rPr>
          <w:ins w:id="441" w:author="Adrien Adrien" w:date="2016-03-15T12:06:00Z"/>
          <w:rFonts w:ascii="Times New Roman" w:hAnsi="Times New Roman" w:cs="Times New Roman"/>
          <w:rPrChange w:id="442" w:author="Adrien Adrien" w:date="2016-03-15T12:52:00Z">
            <w:rPr>
              <w:ins w:id="443" w:author="Adrien Adrien" w:date="2016-03-15T12:06:00Z"/>
            </w:rPr>
          </w:rPrChange>
        </w:rPr>
        <w:pPrChange w:id="444" w:author="Adrien Adrien" w:date="2016-03-15T12:52:00Z">
          <w:pPr>
            <w:pStyle w:val="Titre2"/>
            <w:numPr>
              <w:ilvl w:val="1"/>
              <w:numId w:val="37"/>
            </w:numPr>
            <w:ind w:left="432" w:hanging="360"/>
          </w:pPr>
        </w:pPrChange>
      </w:pPr>
      <w:ins w:id="445" w:author="Adrien Adrien" w:date="2016-03-15T12:08:00Z">
        <w:r w:rsidRPr="009F572A">
          <w:rPr>
            <w:rFonts w:ascii="Times New Roman" w:hAnsi="Times New Roman" w:cs="Times New Roman"/>
            <w:rPrChange w:id="446" w:author="Adrien Adrien" w:date="2016-03-15T12:52:00Z">
              <w:rPr>
                <w:rStyle w:val="apple-style-span"/>
                <w:color w:val="000000"/>
              </w:rPr>
            </w:rPrChange>
          </w:rPr>
          <w:t>Le logo permet de différencier le site par rapport aux autres sites</w:t>
        </w:r>
      </w:ins>
      <w:ins w:id="447" w:author="Adrien Adrien" w:date="2016-03-15T12:52:00Z">
        <w:r w:rsidR="009F572A" w:rsidRPr="009F572A">
          <w:rPr>
            <w:rFonts w:ascii="Times New Roman" w:hAnsi="Times New Roman" w:cs="Times New Roman"/>
            <w:rPrChange w:id="448" w:author="Adrien Adrien" w:date="2016-03-15T12:52:00Z">
              <w:rPr>
                <w:rStyle w:val="apple-style-span"/>
                <w:color w:val="000000"/>
              </w:rPr>
            </w:rPrChange>
          </w:rPr>
          <w:t>.</w:t>
        </w:r>
      </w:ins>
    </w:p>
    <w:p w14:paraId="1243FF9B" w14:textId="4C949C64" w:rsidR="006E0DB7" w:rsidRDefault="006E0DB7" w:rsidP="006E0DB7">
      <w:pPr>
        <w:pStyle w:val="Titre3"/>
        <w:numPr>
          <w:ilvl w:val="2"/>
          <w:numId w:val="10"/>
        </w:numPr>
        <w:rPr>
          <w:ins w:id="449" w:author="Adrien Adrien" w:date="2016-03-15T12:10:00Z"/>
        </w:rPr>
        <w:pPrChange w:id="450" w:author="Adrien Adrien" w:date="2016-03-15T12:08:00Z">
          <w:pPr>
            <w:pStyle w:val="Titre2"/>
            <w:numPr>
              <w:ilvl w:val="1"/>
              <w:numId w:val="37"/>
            </w:numPr>
            <w:ind w:left="432" w:hanging="360"/>
          </w:pPr>
        </w:pPrChange>
      </w:pPr>
      <w:bookmarkStart w:id="451" w:name="_Toc445811035"/>
      <w:ins w:id="452" w:author="Adrien Adrien" w:date="2016-03-15T12:07:00Z">
        <w:r>
          <w:t>Couleurs et polices</w:t>
        </w:r>
      </w:ins>
      <w:bookmarkEnd w:id="451"/>
    </w:p>
    <w:p w14:paraId="4B7635D3" w14:textId="77777777" w:rsidR="009F572A" w:rsidRPr="009F572A" w:rsidRDefault="006E0DB7" w:rsidP="009F572A">
      <w:pPr>
        <w:jc w:val="both"/>
        <w:rPr>
          <w:ins w:id="453" w:author="Adrien Adrien" w:date="2016-03-15T12:52:00Z"/>
          <w:rFonts w:ascii="Times New Roman" w:hAnsi="Times New Roman" w:cs="Times New Roman"/>
          <w:rPrChange w:id="454" w:author="Adrien Adrien" w:date="2016-03-15T12:52:00Z">
            <w:rPr>
              <w:ins w:id="455" w:author="Adrien Adrien" w:date="2016-03-15T12:52:00Z"/>
            </w:rPr>
          </w:rPrChange>
        </w:rPr>
        <w:pPrChange w:id="456" w:author="Adrien Adrien" w:date="2016-03-15T12:52:00Z">
          <w:pPr>
            <w:pStyle w:val="Titre2"/>
            <w:numPr>
              <w:ilvl w:val="1"/>
              <w:numId w:val="37"/>
            </w:numPr>
            <w:ind w:left="432" w:hanging="360"/>
          </w:pPr>
        </w:pPrChange>
      </w:pPr>
      <w:ins w:id="457" w:author="Adrien Adrien" w:date="2016-03-15T12:10:00Z">
        <w:r w:rsidRPr="009F572A">
          <w:rPr>
            <w:rFonts w:ascii="Times New Roman" w:hAnsi="Times New Roman" w:cs="Times New Roman"/>
            <w:rPrChange w:id="458" w:author="Adrien Adrien" w:date="2016-03-15T12:52:00Z">
              <w:rPr/>
            </w:rPrChange>
          </w:rPr>
          <w:t xml:space="preserve">Pour l’affichage du contenu des pages html on retient les polices suivantes : Arial, </w:t>
        </w:r>
        <w:r w:rsidRPr="009F572A">
          <w:rPr>
            <w:rFonts w:ascii="Times New Roman" w:hAnsi="Times New Roman" w:cs="Times New Roman"/>
            <w:rPrChange w:id="459" w:author="Adrien Adrien" w:date="2016-03-15T12:52:00Z">
              <w:rPr>
                <w:rStyle w:val="spelle"/>
              </w:rPr>
            </w:rPrChange>
          </w:rPr>
          <w:t>Helvetica</w:t>
        </w:r>
        <w:r w:rsidRPr="009F572A">
          <w:rPr>
            <w:rFonts w:ascii="Times New Roman" w:hAnsi="Times New Roman" w:cs="Times New Roman"/>
            <w:rPrChange w:id="460" w:author="Adrien Adrien" w:date="2016-03-15T12:52:00Z">
              <w:rPr/>
            </w:rPrChange>
          </w:rPr>
          <w:t xml:space="preserve"> ou bien Sans-Serif. </w:t>
        </w:r>
      </w:ins>
    </w:p>
    <w:p w14:paraId="6DBA88AD" w14:textId="538E3BBF" w:rsidR="006E0DB7" w:rsidRPr="009F572A" w:rsidRDefault="006E0DB7" w:rsidP="009F572A">
      <w:pPr>
        <w:jc w:val="both"/>
        <w:rPr>
          <w:ins w:id="461" w:author="Adrien Adrien" w:date="2016-03-15T12:07:00Z"/>
          <w:rFonts w:ascii="Times New Roman" w:hAnsi="Times New Roman" w:cs="Times New Roman"/>
          <w:rPrChange w:id="462" w:author="Adrien Adrien" w:date="2016-03-15T12:52:00Z">
            <w:rPr>
              <w:ins w:id="463" w:author="Adrien Adrien" w:date="2016-03-15T12:07:00Z"/>
            </w:rPr>
          </w:rPrChange>
        </w:rPr>
        <w:pPrChange w:id="464" w:author="Adrien Adrien" w:date="2016-03-15T12:52:00Z">
          <w:pPr>
            <w:pStyle w:val="Titre2"/>
            <w:numPr>
              <w:ilvl w:val="1"/>
              <w:numId w:val="37"/>
            </w:numPr>
            <w:ind w:left="432" w:hanging="360"/>
          </w:pPr>
        </w:pPrChange>
      </w:pPr>
      <w:ins w:id="465" w:author="Adrien Adrien" w:date="2016-03-15T12:10:00Z">
        <w:r w:rsidRPr="009F572A">
          <w:rPr>
            <w:rFonts w:ascii="Times New Roman" w:hAnsi="Times New Roman" w:cs="Times New Roman"/>
            <w:rPrChange w:id="466" w:author="Adrien Adrien" w:date="2016-03-15T12:52:00Z">
              <w:rPr/>
            </w:rPrChange>
          </w:rPr>
          <w:t>Les couleurs retenues pour le site sont les suivantes :</w:t>
        </w:r>
      </w:ins>
      <w:ins w:id="467" w:author="Adrien Adrien" w:date="2016-03-15T12:52:00Z">
        <w:r w:rsidR="009F572A">
          <w:rPr>
            <w:rFonts w:ascii="Times New Roman" w:hAnsi="Times New Roman" w:cs="Times New Roman"/>
          </w:rPr>
          <w:t xml:space="preserve"> Bleu, blanc et gris</w:t>
        </w:r>
      </w:ins>
    </w:p>
    <w:p w14:paraId="1296E7B4" w14:textId="3BD08D5C" w:rsidR="009F572A" w:rsidRPr="009F572A" w:rsidRDefault="009F572A" w:rsidP="009F572A">
      <w:pPr>
        <w:pStyle w:val="Paragraphedeliste"/>
        <w:numPr>
          <w:ilvl w:val="0"/>
          <w:numId w:val="40"/>
        </w:numPr>
        <w:jc w:val="both"/>
        <w:rPr>
          <w:ins w:id="468" w:author="Adrien Adrien" w:date="2016-03-15T12:12:00Z"/>
          <w:rFonts w:ascii="Times New Roman" w:hAnsi="Times New Roman" w:cs="Times New Roman"/>
          <w:b/>
          <w:rPrChange w:id="469" w:author="Adrien Adrien" w:date="2016-03-15T12:53:00Z">
            <w:rPr>
              <w:ins w:id="470" w:author="Adrien Adrien" w:date="2016-03-15T12:12:00Z"/>
              <w:rStyle w:val="apple-style-span"/>
              <w:color w:val="000000"/>
            </w:rPr>
          </w:rPrChange>
        </w:rPr>
        <w:pPrChange w:id="471" w:author="Adrien Adrien" w:date="2016-03-15T12:53:00Z">
          <w:pPr>
            <w:pStyle w:val="Titre2"/>
            <w:numPr>
              <w:ilvl w:val="1"/>
              <w:numId w:val="37"/>
            </w:numPr>
            <w:ind w:left="432" w:hanging="360"/>
          </w:pPr>
        </w:pPrChange>
      </w:pPr>
      <w:ins w:id="472" w:author="Adrien Adrien" w:date="2016-03-15T12:53:00Z">
        <w:r w:rsidRPr="009F572A">
          <w:rPr>
            <w:rFonts w:ascii="Times New Roman" w:hAnsi="Times New Roman" w:cs="Times New Roman"/>
            <w:b/>
            <w:rPrChange w:id="473" w:author="Adrien Adrien" w:date="2016-03-15T12:53:00Z">
              <w:rPr>
                <w:rFonts w:ascii="Times New Roman" w:hAnsi="Times New Roman" w:cs="Times New Roman"/>
              </w:rPr>
            </w:rPrChange>
          </w:rPr>
          <w:t xml:space="preserve">Tout le design est susceptible de changer au cours du projet. </w:t>
        </w:r>
      </w:ins>
    </w:p>
    <w:p w14:paraId="7B79A83C" w14:textId="77777777" w:rsidR="006E0DB7" w:rsidRDefault="006E0DB7" w:rsidP="006E0DB7">
      <w:pPr>
        <w:rPr>
          <w:ins w:id="474" w:author="Adrien Adrien" w:date="2016-03-15T12:12:00Z"/>
          <w:rStyle w:val="apple-style-span"/>
          <w:color w:val="000000"/>
        </w:rPr>
        <w:pPrChange w:id="475" w:author="Adrien Adrien" w:date="2016-03-15T12:10:00Z">
          <w:pPr>
            <w:pStyle w:val="Titre2"/>
            <w:numPr>
              <w:ilvl w:val="1"/>
              <w:numId w:val="37"/>
            </w:numPr>
            <w:ind w:left="432" w:hanging="360"/>
          </w:pPr>
        </w:pPrChange>
      </w:pPr>
    </w:p>
    <w:p w14:paraId="75D7829A" w14:textId="05DEAF59" w:rsidR="006E0DB7" w:rsidRDefault="006E0DB7" w:rsidP="006E0DB7">
      <w:pPr>
        <w:pStyle w:val="Titre2"/>
        <w:numPr>
          <w:ilvl w:val="1"/>
          <w:numId w:val="10"/>
        </w:numPr>
        <w:rPr>
          <w:ins w:id="476" w:author="Adrien Adrien" w:date="2016-03-15T12:15:00Z"/>
          <w:rStyle w:val="Titre3Car"/>
          <w:b/>
          <w:bCs/>
        </w:rPr>
        <w:pPrChange w:id="477" w:author="Adrien Adrien" w:date="2016-03-15T12:14:00Z">
          <w:pPr>
            <w:pStyle w:val="Titre2"/>
            <w:numPr>
              <w:ilvl w:val="1"/>
              <w:numId w:val="38"/>
            </w:numPr>
            <w:ind w:left="432" w:hanging="360"/>
          </w:pPr>
        </w:pPrChange>
      </w:pPr>
      <w:bookmarkStart w:id="478" w:name="_Toc445811036"/>
      <w:ins w:id="479" w:author="Adrien Adrien" w:date="2016-03-15T12:14:00Z">
        <w:r>
          <w:rPr>
            <w:rStyle w:val="Titre3Car"/>
            <w:b/>
            <w:bCs/>
          </w:rPr>
          <w:t xml:space="preserve">Plateforme </w:t>
        </w:r>
      </w:ins>
      <w:ins w:id="480" w:author="Adrien Adrien" w:date="2016-03-15T12:15:00Z">
        <w:r>
          <w:rPr>
            <w:rStyle w:val="Titre3Car"/>
            <w:b/>
            <w:bCs/>
          </w:rPr>
          <w:t>de développement</w:t>
        </w:r>
        <w:bookmarkEnd w:id="478"/>
      </w:ins>
    </w:p>
    <w:p w14:paraId="17534D86" w14:textId="77777777" w:rsidR="008F717A" w:rsidRPr="008D0AB2" w:rsidRDefault="008F717A" w:rsidP="008D0AB2">
      <w:pPr>
        <w:jc w:val="both"/>
        <w:rPr>
          <w:ins w:id="481" w:author="Adrien Adrien" w:date="2016-03-15T12:16:00Z"/>
          <w:rFonts w:ascii="Times New Roman" w:hAnsi="Times New Roman" w:cs="Times New Roman"/>
          <w:rPrChange w:id="482" w:author="Adrien Adrien" w:date="2016-03-15T12:37:00Z">
            <w:rPr>
              <w:ins w:id="483" w:author="Adrien Adrien" w:date="2016-03-15T12:16:00Z"/>
              <w:rFonts w:ascii="Times New Roman" w:eastAsia="Times New Roman" w:hAnsi="Times New Roman" w:cs="Times New Roman"/>
              <w:sz w:val="24"/>
              <w:szCs w:val="24"/>
              <w:lang w:eastAsia="fr-FR"/>
            </w:rPr>
          </w:rPrChange>
        </w:rPr>
        <w:pPrChange w:id="484" w:author="Adrien Adrien" w:date="2016-03-15T12:37:00Z">
          <w:pPr>
            <w:spacing w:before="100" w:beforeAutospacing="1" w:after="100" w:afterAutospacing="1" w:line="240" w:lineRule="auto"/>
          </w:pPr>
        </w:pPrChange>
      </w:pPr>
      <w:ins w:id="485" w:author="Adrien Adrien" w:date="2016-03-15T12:16:00Z">
        <w:r w:rsidRPr="008D0AB2">
          <w:rPr>
            <w:rFonts w:ascii="Times New Roman" w:hAnsi="Times New Roman" w:cs="Times New Roman"/>
            <w:rPrChange w:id="486" w:author="Adrien Adrien" w:date="2016-03-15T12:37:00Z">
              <w:rPr>
                <w:rFonts w:ascii="Times New Roman" w:eastAsia="Times New Roman" w:hAnsi="Times New Roman" w:cs="Times New Roman"/>
                <w:sz w:val="24"/>
                <w:szCs w:val="24"/>
                <w:lang w:eastAsia="fr-FR"/>
              </w:rPr>
            </w:rPrChange>
          </w:rPr>
          <w:t>EasyPHP a servi de plate-forme de développement pour notre site de réservation de salle. C'est un logiciel simple et gratuit qui a pour ambition de simplifier l’approche du monde du développement de site Internet dynamique. Il s'agit en fait d'une plateforme de développement Web, permettant de faire fonctionner localement (sans se connecter à un serveur externe) des scripts PHP. EasyPHP n'est pas en soi un logiciel, mais un environnement comprenant deux serveurs (un serveur web Apache et un serveur de bases de données MySQL), un interpréteur de script (PHP), ainsi qu'une administration SQL phpMyAdmin. Il dispose d'une interface d'administration permettant de gérer les alias (dossiers virtuels disponibles sous Apache), et le démarrage/arrêt des serveurs. Il permet donc d'installer en une seule fois tout le nécessaire au développement local du PHP. Par défaut, le serveur Apache crée un nom de domaine virtuel (en local) 127.0.0.1 ou localhost. Ainsi, quand on choisit « Web local » dans le menu d'EasyPHP, le navigateur s'ouvre sur cette URL et affiche la page index.php de ce site qui correspond en fait au contenu du dossier www d'EasyPHP.</w:t>
        </w:r>
        <w:r w:rsidRPr="008D0AB2">
          <w:rPr>
            <w:rFonts w:ascii="Times New Roman" w:hAnsi="Times New Roman" w:cs="Times New Roman"/>
            <w:rPrChange w:id="487" w:author="Adrien Adrien" w:date="2016-03-15T12:37:00Z">
              <w:rPr>
                <w:rFonts w:ascii="Times New Roman" w:eastAsia="Times New Roman" w:hAnsi="Times New Roman" w:cs="Times New Roman"/>
                <w:sz w:val="24"/>
                <w:szCs w:val="24"/>
                <w:lang w:eastAsia="fr-FR"/>
              </w:rPr>
            </w:rPrChange>
          </w:rPr>
          <w:br/>
        </w:r>
        <w:r w:rsidRPr="008D0AB2">
          <w:rPr>
            <w:rFonts w:ascii="Times New Roman" w:hAnsi="Times New Roman" w:cs="Times New Roman"/>
            <w:rPrChange w:id="488" w:author="Adrien Adrien" w:date="2016-03-15T12:37:00Z">
              <w:rPr>
                <w:rFonts w:ascii="Times New Roman" w:eastAsia="Times New Roman" w:hAnsi="Times New Roman" w:cs="Times New Roman"/>
                <w:sz w:val="24"/>
                <w:szCs w:val="24"/>
                <w:lang w:eastAsia="fr-FR"/>
              </w:rPr>
            </w:rPrChange>
          </w:rPr>
          <w:br/>
          <w:t>EasyPHP a été retenu en tant que plate-forme de développement de notre site de réservation de salle car il réunit tous les logiciels libres utiles pour créer un univers de travail prêt à l’emploi pour pouvoir développer des sites en PHP avec MySQL.</w:t>
        </w:r>
      </w:ins>
    </w:p>
    <w:p w14:paraId="27EFC85D" w14:textId="37DB8FE2" w:rsidR="008D0AB2" w:rsidRDefault="008F717A" w:rsidP="008D0AB2">
      <w:pPr>
        <w:jc w:val="both"/>
        <w:rPr>
          <w:ins w:id="489" w:author="Adrien Adrien" w:date="2016-03-15T12:38:00Z"/>
          <w:rFonts w:ascii="Times New Roman" w:hAnsi="Times New Roman" w:cs="Times New Roman"/>
        </w:rPr>
        <w:pPrChange w:id="490" w:author="Adrien Adrien" w:date="2016-03-15T12:38:00Z">
          <w:pPr>
            <w:numPr>
              <w:numId w:val="39"/>
            </w:numPr>
            <w:tabs>
              <w:tab w:val="num" w:pos="720"/>
            </w:tabs>
            <w:spacing w:before="100" w:beforeAutospacing="1" w:after="100" w:afterAutospacing="1" w:line="240" w:lineRule="auto"/>
            <w:ind w:left="720" w:hanging="360"/>
          </w:pPr>
        </w:pPrChange>
      </w:pPr>
      <w:ins w:id="491" w:author="Adrien Adrien" w:date="2016-03-15T12:16:00Z">
        <w:r w:rsidRPr="008D0AB2">
          <w:rPr>
            <w:rFonts w:ascii="Times New Roman" w:hAnsi="Times New Roman" w:cs="Times New Roman"/>
            <w:rPrChange w:id="492" w:author="Adrien Adrien" w:date="2016-03-15T12:37:00Z">
              <w:rPr>
                <w:rFonts w:ascii="Times New Roman" w:eastAsia="Times New Roman" w:hAnsi="Times New Roman" w:cs="Times New Roman"/>
                <w:sz w:val="24"/>
                <w:szCs w:val="24"/>
                <w:lang w:eastAsia="fr-FR"/>
              </w:rPr>
            </w:rPrChange>
          </w:rPr>
          <w:t>Chose la plus importante, EasyPHP propose le téléchargement en une fois et l'installation en un assistant des trois programmes précédemment cités, Apache, PHP et MySQL. Cela permet d'installer automatiquement ceux-ci, en se libérant des problèmes liés à la configuration manuelle qui est souvent nécessaire lors</w:t>
        </w:r>
        <w:r w:rsidR="008D0AB2" w:rsidRPr="008D0AB2">
          <w:rPr>
            <w:rFonts w:ascii="Times New Roman" w:hAnsi="Times New Roman" w:cs="Times New Roman"/>
            <w:rPrChange w:id="493" w:author="Adrien Adrien" w:date="2016-03-15T12:37:00Z">
              <w:rPr>
                <w:rFonts w:ascii="Times New Roman" w:eastAsia="Times New Roman" w:hAnsi="Times New Roman" w:cs="Times New Roman"/>
                <w:sz w:val="24"/>
                <w:szCs w:val="24"/>
                <w:lang w:eastAsia="fr-FR"/>
              </w:rPr>
            </w:rPrChange>
          </w:rPr>
          <w:t>qu'on les installe séparément.</w:t>
        </w:r>
      </w:ins>
    </w:p>
    <w:p w14:paraId="3B56FC41" w14:textId="5E5193A0" w:rsidR="005E15E1" w:rsidRDefault="008D0AB2" w:rsidP="008D0AB2">
      <w:pPr>
        <w:jc w:val="both"/>
        <w:rPr>
          <w:ins w:id="494" w:author="Adrien Adrien" w:date="2016-03-15T12:47:00Z"/>
        </w:rPr>
        <w:pPrChange w:id="495" w:author="Adrien Adrien" w:date="2016-03-15T12:38:00Z">
          <w:pPr>
            <w:numPr>
              <w:numId w:val="39"/>
            </w:numPr>
            <w:tabs>
              <w:tab w:val="num" w:pos="720"/>
            </w:tabs>
            <w:spacing w:before="100" w:beforeAutospacing="1" w:after="100" w:afterAutospacing="1" w:line="240" w:lineRule="auto"/>
            <w:ind w:left="720" w:hanging="360"/>
          </w:pPr>
        </w:pPrChange>
      </w:pPr>
      <w:ins w:id="496" w:author="Adrien Adrien" w:date="2016-03-15T12:38:00Z">
        <w:r>
          <w:rPr>
            <w:rFonts w:ascii="Times New Roman" w:hAnsi="Times New Roman" w:cs="Times New Roman"/>
          </w:rPr>
          <w:t>Un framework web sera sûrement util</w:t>
        </w:r>
        <w:r w:rsidR="005E15E1">
          <w:rPr>
            <w:rFonts w:ascii="Times New Roman" w:hAnsi="Times New Roman" w:cs="Times New Roman"/>
          </w:rPr>
          <w:t xml:space="preserve">isé pour la comception du site. Etant </w:t>
        </w:r>
      </w:ins>
      <w:ins w:id="497" w:author="Adrien Adrien" w:date="2016-03-15T12:39:00Z">
        <w:r w:rsidR="005E15E1">
          <w:rPr>
            <w:rFonts w:ascii="Times New Roman" w:hAnsi="Times New Roman" w:cs="Times New Roman"/>
          </w:rPr>
          <w:t>déjà</w:t>
        </w:r>
      </w:ins>
      <w:ins w:id="498" w:author="Adrien Adrien" w:date="2016-03-15T12:38:00Z">
        <w:r w:rsidR="005E15E1">
          <w:rPr>
            <w:rFonts w:ascii="Times New Roman" w:hAnsi="Times New Roman" w:cs="Times New Roman"/>
          </w:rPr>
          <w:t xml:space="preserve"> </w:t>
        </w:r>
      </w:ins>
      <w:ins w:id="499" w:author="Adrien Adrien" w:date="2016-03-15T12:39:00Z">
        <w:r w:rsidR="005E15E1">
          <w:rPr>
            <w:rFonts w:ascii="Times New Roman" w:hAnsi="Times New Roman" w:cs="Times New Roman"/>
          </w:rPr>
          <w:t>familé de bootstrap, ce dernier sera priviligié.</w:t>
        </w:r>
      </w:ins>
      <w:ins w:id="500" w:author="Adrien Adrien" w:date="2016-03-15T12:46:00Z">
        <w:r w:rsidR="005E15E1">
          <w:rPr>
            <w:rFonts w:ascii="Times New Roman" w:hAnsi="Times New Roman" w:cs="Times New Roman"/>
          </w:rPr>
          <w:br/>
        </w:r>
        <w:r w:rsidR="005E15E1">
          <w:t>Bootstrap est un framework CSS, mais pas seulement, puisqu'il embarque également des composants HTML et JavaScript. Il comporte un système de grille simple et efficace pour mettre en ordre l'aspect visuel d'une page web. Il apporte du style pour les boutons, les formulaires, la navigation… Il permet ainsi de concevoir un site web rapidement et avec peu de lignes de code ajoutées.</w:t>
        </w:r>
        <w:r w:rsidR="005E15E1">
          <w:t xml:space="preserve"> (cf openclassroom)</w:t>
        </w:r>
      </w:ins>
    </w:p>
    <w:p w14:paraId="7A993C03" w14:textId="4C33ACB1" w:rsidR="005E15E1" w:rsidRDefault="005E15E1" w:rsidP="008D0AB2">
      <w:pPr>
        <w:jc w:val="both"/>
        <w:rPr>
          <w:ins w:id="501" w:author="Adrien Adrien" w:date="2016-03-15T12:49:00Z"/>
        </w:rPr>
        <w:pPrChange w:id="502" w:author="Adrien Adrien" w:date="2016-03-15T12:38:00Z">
          <w:pPr>
            <w:numPr>
              <w:numId w:val="39"/>
            </w:numPr>
            <w:tabs>
              <w:tab w:val="num" w:pos="720"/>
            </w:tabs>
            <w:spacing w:before="100" w:beforeAutospacing="1" w:after="100" w:afterAutospacing="1" w:line="240" w:lineRule="auto"/>
            <w:ind w:left="720" w:hanging="360"/>
          </w:pPr>
        </w:pPrChange>
      </w:pPr>
      <w:ins w:id="503" w:author="Adrien Adrien" w:date="2016-03-15T12:47:00Z">
        <w:r>
          <w:lastRenderedPageBreak/>
          <w:t>Pour la réalisation des contraintes dans le formulaire par exemple</w:t>
        </w:r>
      </w:ins>
      <w:ins w:id="504" w:author="Adrien Adrien" w:date="2016-03-15T12:48:00Z">
        <w:r>
          <w:t>, on utilisera javascript.</w:t>
        </w:r>
        <w:r>
          <w:br/>
        </w:r>
        <w:r w:rsidRPr="005E15E1">
          <w:rPr>
            <w:rPrChange w:id="505" w:author="Adrien Adrien" w:date="2016-03-15T12:48:00Z">
              <w:rPr>
                <w:b/>
                <w:bCs/>
              </w:rPr>
            </w:rPrChange>
          </w:rPr>
          <w:t>JavaScript</w:t>
        </w:r>
        <w:r>
          <w:t xml:space="preserve"> est un </w:t>
        </w:r>
        <w:r>
          <w:fldChar w:fldCharType="begin"/>
        </w:r>
        <w:r>
          <w:instrText xml:space="preserve"> HYPERLINK "https://fr.wikipedia.org/wiki/Langage_de_programmation" \o "Langage de programmation" </w:instrText>
        </w:r>
        <w:r>
          <w:fldChar w:fldCharType="separate"/>
        </w:r>
        <w:r w:rsidRPr="005E15E1">
          <w:rPr>
            <w:rPrChange w:id="506" w:author="Adrien Adrien" w:date="2016-03-15T12:48:00Z">
              <w:rPr>
                <w:rStyle w:val="Lienhypertexte"/>
              </w:rPr>
            </w:rPrChange>
          </w:rPr>
          <w:t>langage de programmation</w:t>
        </w:r>
        <w:r>
          <w:fldChar w:fldCharType="end"/>
        </w:r>
        <w:r>
          <w:t xml:space="preserve"> de </w:t>
        </w:r>
        <w:r>
          <w:fldChar w:fldCharType="begin"/>
        </w:r>
        <w:r>
          <w:instrText xml:space="preserve"> HYPERLINK "https://fr.wikipedia.org/wiki/Langage_de_script" \o "Langage de script" </w:instrText>
        </w:r>
        <w:r>
          <w:fldChar w:fldCharType="separate"/>
        </w:r>
        <w:r w:rsidRPr="005E15E1">
          <w:rPr>
            <w:rPrChange w:id="507" w:author="Adrien Adrien" w:date="2016-03-15T12:48:00Z">
              <w:rPr>
                <w:rStyle w:val="Lienhypertexte"/>
              </w:rPr>
            </w:rPrChange>
          </w:rPr>
          <w:t>scripts</w:t>
        </w:r>
        <w:r>
          <w:fldChar w:fldCharType="end"/>
        </w:r>
        <w:r>
          <w:t xml:space="preserve"> principalement employé dans les </w:t>
        </w:r>
        <w:r>
          <w:fldChar w:fldCharType="begin"/>
        </w:r>
        <w:r>
          <w:instrText xml:space="preserve"> HYPERLINK "https://fr.wikipedia.org/wiki/Pages_web" \o "Pages web" </w:instrText>
        </w:r>
        <w:r>
          <w:fldChar w:fldCharType="separate"/>
        </w:r>
        <w:r w:rsidRPr="005E15E1">
          <w:rPr>
            <w:rPrChange w:id="508" w:author="Adrien Adrien" w:date="2016-03-15T12:48:00Z">
              <w:rPr>
                <w:rStyle w:val="Lienhypertexte"/>
              </w:rPr>
            </w:rPrChange>
          </w:rPr>
          <w:t>pages web</w:t>
        </w:r>
        <w:r>
          <w:fldChar w:fldCharType="end"/>
        </w:r>
        <w:r>
          <w:t xml:space="preserve"> interactives mais aussi pour les serveurs</w:t>
        </w:r>
        <w:r w:rsidRPr="005E15E1">
          <w:rPr>
            <w:rPrChange w:id="509" w:author="Adrien Adrien" w:date="2016-03-15T12:48:00Z">
              <w:rPr>
                <w:vertAlign w:val="superscript"/>
              </w:rPr>
            </w:rPrChange>
          </w:rPr>
          <w:fldChar w:fldCharType="begin"/>
        </w:r>
        <w:r w:rsidRPr="005E15E1">
          <w:rPr>
            <w:rPrChange w:id="510" w:author="Adrien Adrien" w:date="2016-03-15T12:48:00Z">
              <w:rPr>
                <w:vertAlign w:val="superscript"/>
              </w:rPr>
            </w:rPrChange>
          </w:rPr>
          <w:instrText xml:space="preserve"> HYPERLINK "https://fr.wikipedia.org/wiki/JavaScript" \l "cite_note-2" </w:instrText>
        </w:r>
        <w:r w:rsidRPr="005E15E1">
          <w:rPr>
            <w:rPrChange w:id="511" w:author="Adrien Adrien" w:date="2016-03-15T12:48:00Z">
              <w:rPr>
                <w:vertAlign w:val="superscript"/>
              </w:rPr>
            </w:rPrChange>
          </w:rPr>
          <w:fldChar w:fldCharType="separate"/>
        </w:r>
        <w:r w:rsidRPr="005E15E1">
          <w:rPr>
            <w:rPrChange w:id="512" w:author="Adrien Adrien" w:date="2016-03-15T12:48:00Z">
              <w:rPr>
                <w:rStyle w:val="Lienhypertexte"/>
                <w:vertAlign w:val="superscript"/>
              </w:rPr>
            </w:rPrChange>
          </w:rPr>
          <w:t>2</w:t>
        </w:r>
        <w:r w:rsidRPr="005E15E1">
          <w:rPr>
            <w:rPrChange w:id="513" w:author="Adrien Adrien" w:date="2016-03-15T12:48:00Z">
              <w:rPr>
                <w:vertAlign w:val="superscript"/>
              </w:rPr>
            </w:rPrChange>
          </w:rPr>
          <w:fldChar w:fldCharType="end"/>
        </w:r>
        <w:r>
          <w:t xml:space="preserve">. C’est un langage </w:t>
        </w:r>
        <w:r>
          <w:fldChar w:fldCharType="begin"/>
        </w:r>
        <w:r>
          <w:instrText xml:space="preserve"> HYPERLINK "https://fr.wikipedia.org/wiki/Programmation_orient%C3%A9e_objet" \o "Programmation orientée objet" </w:instrText>
        </w:r>
        <w:r>
          <w:fldChar w:fldCharType="separate"/>
        </w:r>
        <w:r w:rsidRPr="005E15E1">
          <w:rPr>
            <w:rPrChange w:id="514" w:author="Adrien Adrien" w:date="2016-03-15T12:48:00Z">
              <w:rPr>
                <w:rStyle w:val="Lienhypertexte"/>
              </w:rPr>
            </w:rPrChange>
          </w:rPr>
          <w:t>orienté objet</w:t>
        </w:r>
        <w:r>
          <w:fldChar w:fldCharType="end"/>
        </w:r>
        <w:r>
          <w:t xml:space="preserve"> à </w:t>
        </w:r>
        <w:r>
          <w:fldChar w:fldCharType="begin"/>
        </w:r>
        <w:r>
          <w:instrText xml:space="preserve"> HYPERLINK "https://fr.wikipedia.org/wiki/Programmation_orient%C3%A9e_prototype" \o "Programmation orientée prototype" </w:instrText>
        </w:r>
        <w:r>
          <w:fldChar w:fldCharType="separate"/>
        </w:r>
        <w:r w:rsidRPr="005E15E1">
          <w:rPr>
            <w:rPrChange w:id="515" w:author="Adrien Adrien" w:date="2016-03-15T12:48:00Z">
              <w:rPr>
                <w:rStyle w:val="Lienhypertexte"/>
              </w:rPr>
            </w:rPrChange>
          </w:rPr>
          <w:t>prototype</w:t>
        </w:r>
        <w:r>
          <w:fldChar w:fldCharType="end"/>
        </w:r>
        <w:r>
          <w:t xml:space="preserve">, c’est-à-dire que les bases du langage et ses principales interfaces sont fournies par des </w:t>
        </w:r>
        <w:r>
          <w:fldChar w:fldCharType="begin"/>
        </w:r>
        <w:r>
          <w:instrText xml:space="preserve"> HYPERLINK "https://fr.wikipedia.org/wiki/Objet_%28informatique%29" \o "Objet (informatique)" </w:instrText>
        </w:r>
        <w:r>
          <w:fldChar w:fldCharType="separate"/>
        </w:r>
        <w:r w:rsidRPr="005E15E1">
          <w:rPr>
            <w:rPrChange w:id="516" w:author="Adrien Adrien" w:date="2016-03-15T12:48:00Z">
              <w:rPr>
                <w:rStyle w:val="Lienhypertexte"/>
              </w:rPr>
            </w:rPrChange>
          </w:rPr>
          <w:t>objets</w:t>
        </w:r>
        <w:r>
          <w:fldChar w:fldCharType="end"/>
        </w:r>
        <w:r>
          <w:t xml:space="preserve"> qui ne sont pas des </w:t>
        </w:r>
        <w:r>
          <w:fldChar w:fldCharType="begin"/>
        </w:r>
        <w:r>
          <w:instrText xml:space="preserve"> HYPERLINK "https://fr.wikipedia.org/wiki/Instance_%28programmation%29" \o "Instance (programmation)" </w:instrText>
        </w:r>
        <w:r>
          <w:fldChar w:fldCharType="separate"/>
        </w:r>
        <w:r w:rsidRPr="005E15E1">
          <w:rPr>
            <w:rPrChange w:id="517" w:author="Adrien Adrien" w:date="2016-03-15T12:48:00Z">
              <w:rPr>
                <w:rStyle w:val="Lienhypertexte"/>
              </w:rPr>
            </w:rPrChange>
          </w:rPr>
          <w:t>instances</w:t>
        </w:r>
        <w:r>
          <w:fldChar w:fldCharType="end"/>
        </w:r>
        <w:r>
          <w:t xml:space="preserve"> de </w:t>
        </w:r>
        <w:r>
          <w:fldChar w:fldCharType="begin"/>
        </w:r>
        <w:r>
          <w:instrText xml:space="preserve"> HYPERLINK "https://fr.wikipedia.org/wiki/Classe_%28informatique%29" \o "Classe (informatique)" </w:instrText>
        </w:r>
        <w:r>
          <w:fldChar w:fldCharType="separate"/>
        </w:r>
        <w:r w:rsidRPr="005E15E1">
          <w:rPr>
            <w:rPrChange w:id="518" w:author="Adrien Adrien" w:date="2016-03-15T12:48:00Z">
              <w:rPr>
                <w:rStyle w:val="Lienhypertexte"/>
              </w:rPr>
            </w:rPrChange>
          </w:rPr>
          <w:t>classes</w:t>
        </w:r>
        <w:r>
          <w:fldChar w:fldCharType="end"/>
        </w:r>
        <w:r>
          <w:t xml:space="preserve">, mais qui sont chacun équipés de </w:t>
        </w:r>
        <w:r>
          <w:fldChar w:fldCharType="begin"/>
        </w:r>
        <w:r>
          <w:instrText xml:space="preserve"> HYPERLINK "https://fr.wikipedia.org/wiki/Constructeur_%28programmation_informatique%29" \o "Constructeur (programmation informatique)" </w:instrText>
        </w:r>
        <w:r>
          <w:fldChar w:fldCharType="separate"/>
        </w:r>
        <w:r w:rsidRPr="005E15E1">
          <w:rPr>
            <w:rPrChange w:id="519" w:author="Adrien Adrien" w:date="2016-03-15T12:48:00Z">
              <w:rPr>
                <w:rStyle w:val="Lienhypertexte"/>
              </w:rPr>
            </w:rPrChange>
          </w:rPr>
          <w:t>constructeurs</w:t>
        </w:r>
        <w:r>
          <w:fldChar w:fldCharType="end"/>
        </w:r>
        <w:r>
          <w:t xml:space="preserve"> permettant de créer leurs propriétés, et notamment une propriété de prototypage qui permet d’en créer des objets </w:t>
        </w:r>
        <w:r>
          <w:fldChar w:fldCharType="begin"/>
        </w:r>
        <w:r>
          <w:instrText xml:space="preserve"> HYPERLINK "https://fr.wikipedia.org/wiki/H%C3%A9ritage_%28informatique%29" \o "Héritage (informatique)" </w:instrText>
        </w:r>
        <w:r>
          <w:fldChar w:fldCharType="separate"/>
        </w:r>
        <w:r w:rsidRPr="005E15E1">
          <w:rPr>
            <w:rPrChange w:id="520" w:author="Adrien Adrien" w:date="2016-03-15T12:48:00Z">
              <w:rPr>
                <w:rStyle w:val="Lienhypertexte"/>
              </w:rPr>
            </w:rPrChange>
          </w:rPr>
          <w:t>héritiers</w:t>
        </w:r>
        <w:r>
          <w:fldChar w:fldCharType="end"/>
        </w:r>
        <w:r>
          <w:t xml:space="preserve"> personnalisés. En outre, les </w:t>
        </w:r>
        <w:r>
          <w:fldChar w:fldCharType="begin"/>
        </w:r>
        <w:r>
          <w:instrText xml:space="preserve"> HYPERLINK "https://fr.wikipedia.org/wiki/Fonction_informatique" \o "Fonction informatique" </w:instrText>
        </w:r>
        <w:r>
          <w:fldChar w:fldCharType="separate"/>
        </w:r>
        <w:r w:rsidRPr="005E15E1">
          <w:rPr>
            <w:rPrChange w:id="521" w:author="Adrien Adrien" w:date="2016-03-15T12:48:00Z">
              <w:rPr>
                <w:rStyle w:val="Lienhypertexte"/>
              </w:rPr>
            </w:rPrChange>
          </w:rPr>
          <w:t>fonctions</w:t>
        </w:r>
        <w:r>
          <w:fldChar w:fldCharType="end"/>
        </w:r>
        <w:r>
          <w:t xml:space="preserve"> sont des </w:t>
        </w:r>
        <w:r>
          <w:fldChar w:fldCharType="begin"/>
        </w:r>
        <w:r>
          <w:instrText xml:space="preserve"> HYPERLINK "https://fr.wikipedia.org/wiki/Objet_de_premi%C3%A8re_classe" \o "Objet de première classe" </w:instrText>
        </w:r>
        <w:r>
          <w:fldChar w:fldCharType="separate"/>
        </w:r>
        <w:r w:rsidRPr="005E15E1">
          <w:rPr>
            <w:rPrChange w:id="522" w:author="Adrien Adrien" w:date="2016-03-15T12:48:00Z">
              <w:rPr>
                <w:rStyle w:val="Lienhypertexte"/>
              </w:rPr>
            </w:rPrChange>
          </w:rPr>
          <w:t>objets de première classe</w:t>
        </w:r>
        <w:r>
          <w:fldChar w:fldCharType="end"/>
        </w:r>
        <w:r>
          <w:t>.</w:t>
        </w:r>
      </w:ins>
      <w:ins w:id="523" w:author="Adrien Adrien" w:date="2016-03-15T12:47:00Z">
        <w:r>
          <w:t xml:space="preserve"> </w:t>
        </w:r>
      </w:ins>
      <w:ins w:id="524" w:author="Adrien Adrien" w:date="2016-03-15T12:49:00Z">
        <w:r w:rsidR="009F572A">
          <w:t>(cf wikipedia)</w:t>
        </w:r>
      </w:ins>
    </w:p>
    <w:p w14:paraId="788973FD" w14:textId="77777777" w:rsidR="009F572A" w:rsidRPr="005E15E1" w:rsidRDefault="009F572A" w:rsidP="008D0AB2">
      <w:pPr>
        <w:jc w:val="both"/>
        <w:rPr>
          <w:ins w:id="525" w:author="Adrien Adrien" w:date="2016-03-15T12:16:00Z"/>
          <w:rPrChange w:id="526" w:author="Adrien Adrien" w:date="2016-03-15T12:48:00Z">
            <w:rPr>
              <w:ins w:id="527" w:author="Adrien Adrien" w:date="2016-03-15T12:16:00Z"/>
              <w:rFonts w:ascii="Times New Roman" w:eastAsia="Times New Roman" w:hAnsi="Times New Roman" w:cs="Times New Roman"/>
              <w:sz w:val="24"/>
              <w:szCs w:val="24"/>
              <w:lang w:eastAsia="fr-FR"/>
            </w:rPr>
          </w:rPrChange>
        </w:rPr>
        <w:pPrChange w:id="528" w:author="Adrien Adrien" w:date="2016-03-15T12:38:00Z">
          <w:pPr>
            <w:numPr>
              <w:numId w:val="39"/>
            </w:numPr>
            <w:tabs>
              <w:tab w:val="num" w:pos="720"/>
            </w:tabs>
            <w:spacing w:before="100" w:beforeAutospacing="1" w:after="100" w:afterAutospacing="1" w:line="240" w:lineRule="auto"/>
            <w:ind w:left="720" w:hanging="360"/>
          </w:pPr>
        </w:pPrChange>
      </w:pPr>
    </w:p>
    <w:p w14:paraId="72341F9C" w14:textId="77777777" w:rsidR="006E0DB7" w:rsidRPr="006E0DB7" w:rsidRDefault="006E0DB7" w:rsidP="006E0DB7">
      <w:pPr>
        <w:rPr>
          <w:ins w:id="529" w:author="Adrien Adrien" w:date="2016-03-15T12:14:00Z"/>
          <w:rPrChange w:id="530" w:author="Adrien Adrien" w:date="2016-03-15T12:14:00Z">
            <w:rPr>
              <w:ins w:id="531" w:author="Adrien Adrien" w:date="2016-03-15T12:14:00Z"/>
              <w:rStyle w:val="Titre3Car"/>
              <w:b/>
              <w:bCs/>
            </w:rPr>
          </w:rPrChange>
        </w:rPr>
        <w:pPrChange w:id="532" w:author="Adrien Adrien" w:date="2016-03-15T12:14:00Z">
          <w:pPr>
            <w:pStyle w:val="Titre2"/>
            <w:numPr>
              <w:ilvl w:val="1"/>
              <w:numId w:val="38"/>
            </w:numPr>
            <w:ind w:left="432" w:hanging="360"/>
          </w:pPr>
        </w:pPrChange>
      </w:pPr>
    </w:p>
    <w:p w14:paraId="0537EE07" w14:textId="77777777" w:rsidR="006E0DB7" w:rsidRPr="006E0DB7" w:rsidRDefault="006E0DB7" w:rsidP="006E0DB7">
      <w:pPr>
        <w:rPr>
          <w:ins w:id="533" w:author="Adrien Adrien" w:date="2016-03-15T12:07:00Z"/>
          <w:color w:val="000000"/>
          <w:rPrChange w:id="534" w:author="Adrien Adrien" w:date="2016-03-15T12:10:00Z">
            <w:rPr>
              <w:ins w:id="535" w:author="Adrien Adrien" w:date="2016-03-15T12:07:00Z"/>
            </w:rPr>
          </w:rPrChange>
        </w:rPr>
        <w:pPrChange w:id="536" w:author="Adrien Adrien" w:date="2016-03-15T12:10:00Z">
          <w:pPr>
            <w:pStyle w:val="Titre2"/>
            <w:numPr>
              <w:ilvl w:val="1"/>
              <w:numId w:val="37"/>
            </w:numPr>
            <w:ind w:left="432" w:hanging="360"/>
          </w:pPr>
        </w:pPrChange>
      </w:pPr>
    </w:p>
    <w:p w14:paraId="5446E0D7" w14:textId="77777777" w:rsidR="006E0DB7" w:rsidRPr="006E0DB7" w:rsidRDefault="006E0DB7" w:rsidP="006E0DB7">
      <w:pPr>
        <w:rPr>
          <w:ins w:id="537" w:author="Adrien Adrien" w:date="2016-03-15T12:06:00Z"/>
          <w:rPrChange w:id="538" w:author="Adrien Adrien" w:date="2016-03-15T12:06:00Z">
            <w:rPr>
              <w:ins w:id="539" w:author="Adrien Adrien" w:date="2016-03-15T12:06:00Z"/>
              <w:rStyle w:val="Titre3Car"/>
              <w:b/>
              <w:bCs/>
            </w:rPr>
          </w:rPrChange>
        </w:rPr>
        <w:pPrChange w:id="540" w:author="Adrien Adrien" w:date="2016-03-15T12:06:00Z">
          <w:pPr>
            <w:pStyle w:val="Titre2"/>
            <w:numPr>
              <w:ilvl w:val="1"/>
              <w:numId w:val="37"/>
            </w:numPr>
            <w:ind w:left="432" w:hanging="360"/>
          </w:pPr>
        </w:pPrChange>
      </w:pPr>
    </w:p>
    <w:p w14:paraId="44DBE6FE" w14:textId="77777777" w:rsidR="000D3A78" w:rsidRDefault="000D3A78">
      <w:pPr>
        <w:rPr>
          <w:rFonts w:ascii="Times New Roman" w:eastAsia="Times New Roman" w:hAnsi="Times New Roman" w:cs="Times New Roman"/>
          <w:color w:val="000000"/>
          <w:lang w:eastAsia="fr-FR"/>
        </w:rPr>
      </w:pPr>
      <w:del w:id="541" w:author="Adrien Adrien" w:date="2016-03-15T12:06:00Z">
        <w:r w:rsidDel="006E0DB7">
          <w:rPr>
            <w:rFonts w:ascii="Times New Roman" w:eastAsia="Times New Roman" w:hAnsi="Times New Roman" w:cs="Times New Roman"/>
            <w:color w:val="000000"/>
            <w:lang w:eastAsia="fr-FR"/>
          </w:rPr>
          <w:br w:type="page"/>
        </w:r>
      </w:del>
    </w:p>
    <w:p w14:paraId="43397437" w14:textId="77777777" w:rsidR="000D3A78" w:rsidRDefault="000D3A78" w:rsidP="000D3A78">
      <w:pPr>
        <w:spacing w:before="100" w:beforeAutospacing="1" w:after="100" w:afterAutospacing="1" w:line="240" w:lineRule="auto"/>
        <w:jc w:val="both"/>
        <w:rPr>
          <w:rFonts w:ascii="Times New Roman" w:eastAsia="Times New Roman" w:hAnsi="Times New Roman" w:cs="Times New Roman"/>
          <w:color w:val="000000"/>
          <w:lang w:eastAsia="fr-FR"/>
        </w:rPr>
        <w:sectPr w:rsidR="000D3A78" w:rsidSect="00260892">
          <w:headerReference w:type="default" r:id="rId19"/>
          <w:footerReference w:type="default" r:id="rId20"/>
          <w:headerReference w:type="first" r:id="rId21"/>
          <w:footerReference w:type="first" r:id="rId22"/>
          <w:pgSz w:w="11906" w:h="16838"/>
          <w:pgMar w:top="1417" w:right="1417" w:bottom="1417" w:left="1417" w:header="708" w:footer="708" w:gutter="0"/>
          <w:pgNumType w:start="0"/>
          <w:cols w:space="708"/>
          <w:titlePg/>
          <w:docGrid w:linePitch="360"/>
        </w:sectPr>
      </w:pPr>
    </w:p>
    <w:p w14:paraId="0E2C48EF" w14:textId="77777777" w:rsidR="003869E7" w:rsidRDefault="000D3A78" w:rsidP="000D3A78">
      <w:pPr>
        <w:pStyle w:val="Titre1"/>
        <w:rPr>
          <w:ins w:id="542" w:author="Adrien Adrien" w:date="2016-03-15T11:54:00Z"/>
          <w:rFonts w:eastAsia="Times New Roman"/>
          <w:lang w:eastAsia="fr-FR"/>
        </w:rPr>
      </w:pPr>
      <w:bookmarkStart w:id="543" w:name="_Toc445811037"/>
      <w:r>
        <w:rPr>
          <w:rFonts w:eastAsia="Times New Roman"/>
          <w:lang w:eastAsia="fr-FR"/>
        </w:rPr>
        <w:lastRenderedPageBreak/>
        <w:t>Annexe1 : Diagramme de classes</w:t>
      </w:r>
      <w:bookmarkEnd w:id="543"/>
    </w:p>
    <w:p w14:paraId="1B2698F6" w14:textId="119A9B0C" w:rsidR="00CA7BFE" w:rsidRPr="00CA7BFE" w:rsidRDefault="00CA7BFE" w:rsidP="00CA7BFE">
      <w:pPr>
        <w:rPr>
          <w:rPrChange w:id="544" w:author="Adrien Adrien" w:date="2016-03-15T11:54:00Z">
            <w:rPr>
              <w:rFonts w:eastAsia="Times New Roman"/>
              <w:lang w:eastAsia="fr-FR"/>
            </w:rPr>
          </w:rPrChange>
        </w:rPr>
        <w:pPrChange w:id="545" w:author="Adrien Adrien" w:date="2016-03-15T11:54:00Z">
          <w:pPr>
            <w:pStyle w:val="Titre1"/>
          </w:pPr>
        </w:pPrChange>
      </w:pPr>
      <w:ins w:id="546" w:author="Adrien Adrien" w:date="2016-03-15T11:54:00Z">
        <w:r>
          <w:rPr>
            <w:rStyle w:val="apple-style-span"/>
            <w:color w:val="000000"/>
          </w:rPr>
          <w:t>Fournit une description graphique pour représenter des modèles conceptuels de données</w:t>
        </w:r>
        <w:r>
          <w:rPr>
            <w:rStyle w:val="apple-style-span"/>
            <w:color w:val="000000"/>
          </w:rPr>
          <w:br/>
          <w:t>Permet de décrire les besoins en</w:t>
        </w:r>
        <w:r>
          <w:rPr>
            <w:rStyle w:val="apple-converted-space"/>
            <w:color w:val="000000"/>
          </w:rPr>
          <w:t> </w:t>
        </w:r>
        <w:r>
          <w:rPr>
            <w:rStyle w:val="apple-style-span"/>
            <w:color w:val="000000"/>
          </w:rPr>
          <w:t>information</w:t>
        </w:r>
        <w:r>
          <w:rPr>
            <w:rStyle w:val="apple-converted-space"/>
            <w:color w:val="000000"/>
          </w:rPr>
          <w:t> </w:t>
        </w:r>
        <w:r>
          <w:rPr>
            <w:rStyle w:val="apple-style-span"/>
            <w:color w:val="000000"/>
          </w:rPr>
          <w:t>et/ou le type d'information qui doit être enregistré dans la base de données.</w:t>
        </w:r>
      </w:ins>
    </w:p>
    <w:p w14:paraId="53F6C254" w14:textId="77777777" w:rsidR="00F51043" w:rsidRDefault="000D3A78" w:rsidP="00F51043">
      <w:pPr>
        <w:keepNext/>
        <w:jc w:val="center"/>
      </w:pPr>
      <w:r>
        <w:rPr>
          <w:noProof/>
          <w:lang w:eastAsia="fr-FR"/>
        </w:rPr>
        <w:drawing>
          <wp:inline distT="0" distB="0" distL="0" distR="0" wp14:anchorId="028916E7" wp14:editId="604041AE">
            <wp:extent cx="8694420" cy="4533799"/>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rojet.jpg"/>
                    <pic:cNvPicPr/>
                  </pic:nvPicPr>
                  <pic:blipFill>
                    <a:blip r:embed="rId23">
                      <a:extLst>
                        <a:ext uri="{28A0092B-C50C-407E-A947-70E740481C1C}">
                          <a14:useLocalDpi xmlns:a14="http://schemas.microsoft.com/office/drawing/2010/main" val="0"/>
                        </a:ext>
                      </a:extLst>
                    </a:blip>
                    <a:stretch>
                      <a:fillRect/>
                    </a:stretch>
                  </pic:blipFill>
                  <pic:spPr>
                    <a:xfrm>
                      <a:off x="0" y="0"/>
                      <a:ext cx="8720788" cy="4547549"/>
                    </a:xfrm>
                    <a:prstGeom prst="rect">
                      <a:avLst/>
                    </a:prstGeom>
                  </pic:spPr>
                </pic:pic>
              </a:graphicData>
            </a:graphic>
          </wp:inline>
        </w:drawing>
      </w:r>
    </w:p>
    <w:p w14:paraId="3C89F1A0" w14:textId="77777777" w:rsidR="000D3A78" w:rsidRDefault="00F51043" w:rsidP="00F51043">
      <w:pPr>
        <w:pStyle w:val="Lgende"/>
        <w:jc w:val="center"/>
        <w:rPr>
          <w:ins w:id="547" w:author="Adrien Adrien" w:date="2016-03-15T11:30:00Z"/>
        </w:rPr>
      </w:pPr>
      <w:r>
        <w:t xml:space="preserve">Figure </w:t>
      </w:r>
      <w:fldSimple w:instr=" SEQ Figure \* ARABIC ">
        <w:ins w:id="548" w:author="Adrien Adrien" w:date="2016-03-15T11:47:00Z">
          <w:r w:rsidR="00ED37C1">
            <w:rPr>
              <w:noProof/>
            </w:rPr>
            <w:t>8</w:t>
          </w:r>
        </w:ins>
        <w:del w:id="549" w:author="Adrien Adrien" w:date="2016-03-15T11:40:00Z">
          <w:r w:rsidR="00646A4A" w:rsidDel="005B1FEC">
            <w:rPr>
              <w:noProof/>
            </w:rPr>
            <w:delText>1</w:delText>
          </w:r>
        </w:del>
      </w:fldSimple>
      <w:r>
        <w:t xml:space="preserve"> Diagramme de classes</w:t>
      </w:r>
    </w:p>
    <w:p w14:paraId="13074A30" w14:textId="7254C0A5" w:rsidR="005B1FEC" w:rsidRPr="005B1FEC" w:rsidDel="00CA7BFE" w:rsidRDefault="005B1FEC" w:rsidP="005B1FEC">
      <w:pPr>
        <w:rPr>
          <w:del w:id="550" w:author="Adrien Adrien" w:date="2016-03-15T11:54:00Z"/>
          <w:rPrChange w:id="551" w:author="Adrien Adrien" w:date="2016-03-15T11:30:00Z">
            <w:rPr>
              <w:del w:id="552" w:author="Adrien Adrien" w:date="2016-03-15T11:54:00Z"/>
              <w:lang w:eastAsia="fr-FR"/>
            </w:rPr>
          </w:rPrChange>
        </w:rPr>
        <w:pPrChange w:id="553" w:author="Adrien Adrien" w:date="2016-03-15T11:30:00Z">
          <w:pPr>
            <w:pStyle w:val="Lgende"/>
            <w:jc w:val="center"/>
          </w:pPr>
        </w:pPrChange>
      </w:pPr>
    </w:p>
    <w:p w14:paraId="19B5DCB8" w14:textId="77777777" w:rsidR="00967499" w:rsidRDefault="00967499" w:rsidP="00967499">
      <w:pPr>
        <w:pStyle w:val="Titre1"/>
        <w:spacing w:after="240"/>
        <w:rPr>
          <w:ins w:id="554" w:author="Adrien Adrien" w:date="2016-03-15T11:32:00Z"/>
          <w:lang w:eastAsia="fr-FR"/>
        </w:rPr>
      </w:pPr>
      <w:bookmarkStart w:id="555" w:name="_Toc445811038"/>
      <w:r>
        <w:rPr>
          <w:lang w:eastAsia="fr-FR"/>
        </w:rPr>
        <w:t xml:space="preserve">Annexe2 : Diagramme </w:t>
      </w:r>
      <w:r w:rsidR="008137F0">
        <w:rPr>
          <w:lang w:eastAsia="fr-FR"/>
        </w:rPr>
        <w:t xml:space="preserve">de </w:t>
      </w:r>
      <w:r>
        <w:rPr>
          <w:lang w:eastAsia="fr-FR"/>
        </w:rPr>
        <w:t>cas d’utilisation</w:t>
      </w:r>
      <w:bookmarkEnd w:id="555"/>
      <w:r>
        <w:rPr>
          <w:lang w:eastAsia="fr-FR"/>
        </w:rPr>
        <w:t xml:space="preserve"> </w:t>
      </w:r>
    </w:p>
    <w:p w14:paraId="70E14B0B" w14:textId="77777777" w:rsidR="005B1FEC" w:rsidRPr="0073040E" w:rsidRDefault="005B1FEC" w:rsidP="005B1FEC">
      <w:pPr>
        <w:rPr>
          <w:lang w:eastAsia="fr-FR"/>
        </w:rPr>
        <w:pPrChange w:id="556" w:author="Adrien Adrien" w:date="2016-03-15T11:32:00Z">
          <w:pPr>
            <w:pStyle w:val="Titre1"/>
            <w:spacing w:after="240"/>
          </w:pPr>
        </w:pPrChange>
      </w:pPr>
      <w:ins w:id="557" w:author="Adrien Adrien" w:date="2016-03-15T11:32:00Z">
        <w:r>
          <w:rPr>
            <w:rStyle w:val="apple-style-span"/>
            <w:color w:val="000000"/>
          </w:rPr>
          <w:t>Un cas d'utilisation représente une unité discrète d'interaction entre un utilisateur (humain ou machine) et un système.</w:t>
        </w:r>
        <w:r>
          <w:rPr>
            <w:rStyle w:val="apple-style-span"/>
            <w:color w:val="000000"/>
          </w:rPr>
          <w:br/>
          <w:t>Cela permet de donner une vision globale du comportement fonctionnel du site.</w:t>
        </w:r>
      </w:ins>
    </w:p>
    <w:p w14:paraId="0E08DAC9" w14:textId="77777777" w:rsidR="000309AE" w:rsidRDefault="00967499" w:rsidP="000309AE">
      <w:pPr>
        <w:keepNext/>
        <w:jc w:val="center"/>
      </w:pPr>
      <w:r>
        <w:rPr>
          <w:noProof/>
          <w:lang w:eastAsia="fr-FR"/>
        </w:rPr>
        <w:drawing>
          <wp:inline distT="0" distB="0" distL="0" distR="0" wp14:anchorId="1C249F09" wp14:editId="43F5D930">
            <wp:extent cx="8351520" cy="4551357"/>
            <wp:effectExtent l="0" t="0" r="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4.jpg"/>
                    <pic:cNvPicPr/>
                  </pic:nvPicPr>
                  <pic:blipFill>
                    <a:blip r:embed="rId24">
                      <a:extLst>
                        <a:ext uri="{28A0092B-C50C-407E-A947-70E740481C1C}">
                          <a14:useLocalDpi xmlns:a14="http://schemas.microsoft.com/office/drawing/2010/main" val="0"/>
                        </a:ext>
                      </a:extLst>
                    </a:blip>
                    <a:stretch>
                      <a:fillRect/>
                    </a:stretch>
                  </pic:blipFill>
                  <pic:spPr>
                    <a:xfrm>
                      <a:off x="0" y="0"/>
                      <a:ext cx="8364522" cy="4558442"/>
                    </a:xfrm>
                    <a:prstGeom prst="rect">
                      <a:avLst/>
                    </a:prstGeom>
                  </pic:spPr>
                </pic:pic>
              </a:graphicData>
            </a:graphic>
          </wp:inline>
        </w:drawing>
      </w:r>
    </w:p>
    <w:p w14:paraId="04BE192E" w14:textId="77777777" w:rsidR="005B1FEC" w:rsidRPr="005B1FEC" w:rsidRDefault="000309AE" w:rsidP="0073040E">
      <w:pPr>
        <w:pStyle w:val="Lgende"/>
        <w:jc w:val="center"/>
        <w:rPr>
          <w:rPrChange w:id="558" w:author="Adrien Adrien" w:date="2016-03-15T11:31:00Z">
            <w:rPr>
              <w:lang w:eastAsia="fr-FR"/>
            </w:rPr>
          </w:rPrChange>
        </w:rPr>
      </w:pPr>
      <w:r>
        <w:t xml:space="preserve">Figure </w:t>
      </w:r>
      <w:fldSimple w:instr=" SEQ Figure \* ARABIC ">
        <w:ins w:id="559" w:author="Adrien Adrien" w:date="2016-03-15T11:47:00Z">
          <w:r w:rsidR="00ED37C1">
            <w:rPr>
              <w:noProof/>
            </w:rPr>
            <w:t>9</w:t>
          </w:r>
        </w:ins>
        <w:del w:id="560" w:author="Adrien Adrien" w:date="2016-03-15T11:40:00Z">
          <w:r w:rsidR="00646A4A" w:rsidDel="005B1FEC">
            <w:rPr>
              <w:noProof/>
            </w:rPr>
            <w:delText>2</w:delText>
          </w:r>
        </w:del>
      </w:fldSimple>
      <w:r>
        <w:t xml:space="preserve"> Diagramme de cas d'utilisation</w:t>
      </w:r>
    </w:p>
    <w:p w14:paraId="0BD8AA1E" w14:textId="77777777" w:rsidR="00C27878" w:rsidRDefault="00C27878" w:rsidP="00C27878">
      <w:pPr>
        <w:pStyle w:val="Titre1"/>
        <w:rPr>
          <w:ins w:id="561" w:author="Adrien Adrien" w:date="2016-03-15T11:37:00Z"/>
          <w:lang w:eastAsia="fr-FR"/>
        </w:rPr>
      </w:pPr>
      <w:bookmarkStart w:id="562" w:name="_Toc445811039"/>
      <w:r>
        <w:rPr>
          <w:lang w:eastAsia="fr-FR"/>
        </w:rPr>
        <w:lastRenderedPageBreak/>
        <w:t xml:space="preserve">Annexe 3 : </w:t>
      </w:r>
      <w:r w:rsidR="0085707A">
        <w:rPr>
          <w:lang w:eastAsia="fr-FR"/>
        </w:rPr>
        <w:t>Digrammes de séquence</w:t>
      </w:r>
      <w:bookmarkEnd w:id="562"/>
    </w:p>
    <w:p w14:paraId="1203016A" w14:textId="04C77045" w:rsidR="005B1FEC" w:rsidRPr="005B1FEC" w:rsidDel="005B1FEC" w:rsidRDefault="00CA7BFE" w:rsidP="005B1FEC">
      <w:pPr>
        <w:rPr>
          <w:del w:id="563" w:author="Adrien Adrien" w:date="2016-03-15T11:38:00Z"/>
          <w:rStyle w:val="apple-style-span"/>
          <w:color w:val="000000"/>
          <w:rPrChange w:id="564" w:author="Adrien Adrien" w:date="2016-03-15T11:38:00Z">
            <w:rPr>
              <w:del w:id="565" w:author="Adrien Adrien" w:date="2016-03-15T11:38:00Z"/>
              <w:lang w:eastAsia="fr-FR"/>
            </w:rPr>
          </w:rPrChange>
        </w:rPr>
        <w:pPrChange w:id="566" w:author="Adrien Adrien" w:date="2016-03-15T11:37:00Z">
          <w:pPr>
            <w:pStyle w:val="Titre1"/>
          </w:pPr>
        </w:pPrChange>
      </w:pPr>
      <w:ins w:id="567" w:author="Adrien Adrien" w:date="2016-03-15T11:57:00Z">
        <w:r>
          <w:rPr>
            <w:rStyle w:val="apple-style-span"/>
            <w:color w:val="000000"/>
          </w:rPr>
          <w:t xml:space="preserve">Diagramme permettant la </w:t>
        </w:r>
      </w:ins>
      <w:ins w:id="568" w:author="Adrien Adrien" w:date="2016-03-15T11:37:00Z">
        <w:r w:rsidR="005B1FEC" w:rsidRPr="005B1FEC">
          <w:rPr>
            <w:rStyle w:val="apple-style-span"/>
            <w:color w:val="000000"/>
            <w:rPrChange w:id="569" w:author="Adrien Adrien" w:date="2016-03-15T11:38:00Z">
              <w:rPr/>
            </w:rPrChange>
          </w:rPr>
          <w:t xml:space="preserve">représentation graphique des </w:t>
        </w:r>
        <w:r w:rsidR="005B1FEC" w:rsidRPr="005B1FEC">
          <w:rPr>
            <w:rStyle w:val="apple-style-span"/>
            <w:color w:val="000000"/>
            <w:rPrChange w:id="570" w:author="Adrien Adrien" w:date="2016-03-15T11:38:00Z">
              <w:rPr/>
            </w:rPrChange>
          </w:rPr>
          <w:fldChar w:fldCharType="begin"/>
        </w:r>
        <w:r w:rsidR="005B1FEC" w:rsidRPr="005B1FEC">
          <w:rPr>
            <w:rStyle w:val="apple-style-span"/>
            <w:color w:val="000000"/>
            <w:rPrChange w:id="571" w:author="Adrien Adrien" w:date="2016-03-15T11:38:00Z">
              <w:rPr/>
            </w:rPrChange>
          </w:rPr>
          <w:instrText xml:space="preserve"> HYPERLINK "https://fr.wikipedia.org/wiki/Unified_Modeling_Language" \o "Unified Modeling Language" </w:instrText>
        </w:r>
        <w:r w:rsidR="005B1FEC" w:rsidRPr="005B1FEC">
          <w:rPr>
            <w:rStyle w:val="apple-style-span"/>
            <w:color w:val="000000"/>
            <w:rPrChange w:id="572" w:author="Adrien Adrien" w:date="2016-03-15T11:38:00Z">
              <w:rPr/>
            </w:rPrChange>
          </w:rPr>
          <w:fldChar w:fldCharType="separate"/>
        </w:r>
        <w:r w:rsidR="005B1FEC" w:rsidRPr="005B1FEC">
          <w:rPr>
            <w:rStyle w:val="apple-style-span"/>
            <w:color w:val="000000"/>
            <w:rPrChange w:id="573" w:author="Adrien Adrien" w:date="2016-03-15T11:38:00Z">
              <w:rPr>
                <w:rStyle w:val="Lienhypertexte"/>
              </w:rPr>
            </w:rPrChange>
          </w:rPr>
          <w:t>interactions</w:t>
        </w:r>
        <w:r w:rsidR="005B1FEC" w:rsidRPr="005B1FEC">
          <w:rPr>
            <w:rStyle w:val="apple-style-span"/>
            <w:color w:val="000000"/>
            <w:rPrChange w:id="574" w:author="Adrien Adrien" w:date="2016-03-15T11:38:00Z">
              <w:rPr/>
            </w:rPrChange>
          </w:rPr>
          <w:fldChar w:fldCharType="end"/>
        </w:r>
        <w:r w:rsidR="005B1FEC" w:rsidRPr="005B1FEC">
          <w:rPr>
            <w:rStyle w:val="apple-style-span"/>
            <w:color w:val="000000"/>
            <w:rPrChange w:id="575" w:author="Adrien Adrien" w:date="2016-03-15T11:38:00Z">
              <w:rPr/>
            </w:rPrChange>
          </w:rPr>
          <w:t xml:space="preserve"> entre les acteurs et le système selon un ordre chronologique</w:t>
        </w:r>
      </w:ins>
      <w:ins w:id="576" w:author="Adrien Adrien" w:date="2016-03-15T13:03:00Z">
        <w:r w:rsidR="00E23198">
          <w:rPr>
            <w:rStyle w:val="apple-style-span"/>
            <w:color w:val="000000"/>
          </w:rPr>
          <w:t>.</w:t>
        </w:r>
      </w:ins>
    </w:p>
    <w:p w14:paraId="185A020C" w14:textId="77777777" w:rsidR="0085707A" w:rsidRDefault="0085707A" w:rsidP="0085707A">
      <w:pPr>
        <w:rPr>
          <w:lang w:eastAsia="fr-FR"/>
        </w:rPr>
      </w:pPr>
    </w:p>
    <w:p w14:paraId="500D4539" w14:textId="3D67ED4B" w:rsidR="0085707A" w:rsidRDefault="0085707A" w:rsidP="00B60B80">
      <w:pPr>
        <w:pStyle w:val="Titre2"/>
        <w:ind w:firstLine="708"/>
        <w:rPr>
          <w:ins w:id="577" w:author="Adrien Adrien" w:date="2016-03-15T13:05:00Z"/>
          <w:color w:val="auto"/>
          <w:lang w:eastAsia="fr-FR"/>
        </w:rPr>
      </w:pPr>
      <w:bookmarkStart w:id="578" w:name="_Toc445811040"/>
      <w:r w:rsidRPr="00B60B80">
        <w:rPr>
          <w:color w:val="auto"/>
          <w:lang w:eastAsia="fr-FR"/>
        </w:rPr>
        <w:t>Consultation des salles</w:t>
      </w:r>
      <w:bookmarkEnd w:id="578"/>
    </w:p>
    <w:p w14:paraId="5707224C" w14:textId="47BBA576" w:rsidR="00E23198" w:rsidRPr="0073040E" w:rsidRDefault="00E23198" w:rsidP="00E23198">
      <w:pPr>
        <w:rPr>
          <w:lang w:eastAsia="fr-FR"/>
        </w:rPr>
        <w:pPrChange w:id="579" w:author="Adrien Adrien" w:date="2016-03-15T13:05:00Z">
          <w:pPr>
            <w:pStyle w:val="Titre2"/>
            <w:ind w:firstLine="708"/>
          </w:pPr>
        </w:pPrChange>
      </w:pPr>
      <w:ins w:id="580" w:author="Adrien Adrien" w:date="2016-03-15T13:05:00Z">
        <w:r>
          <w:rPr>
            <w:rStyle w:val="apple-style-span"/>
            <w:color w:val="000000"/>
          </w:rPr>
          <w:t>Voici un diagramme de séquence représentant les opérations effectuées pour permettre la consultation des salles.</w:t>
        </w:r>
      </w:ins>
    </w:p>
    <w:p w14:paraId="282584C2" w14:textId="77777777" w:rsidR="00F51043" w:rsidRDefault="0085707A" w:rsidP="00F51043">
      <w:pPr>
        <w:keepNext/>
        <w:jc w:val="center"/>
      </w:pPr>
      <w:r>
        <w:rPr>
          <w:noProof/>
          <w:lang w:eastAsia="fr-FR"/>
        </w:rPr>
        <w:drawing>
          <wp:inline distT="0" distB="0" distL="0" distR="0" wp14:anchorId="4999D3C3" wp14:editId="24676571">
            <wp:extent cx="5815240" cy="412140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 Affiche_salle_prixjpg.jpg"/>
                    <pic:cNvPicPr/>
                  </pic:nvPicPr>
                  <pic:blipFill>
                    <a:blip r:embed="rId25">
                      <a:extLst>
                        <a:ext uri="{28A0092B-C50C-407E-A947-70E740481C1C}">
                          <a14:useLocalDpi xmlns:a14="http://schemas.microsoft.com/office/drawing/2010/main" val="0"/>
                        </a:ext>
                      </a:extLst>
                    </a:blip>
                    <a:stretch>
                      <a:fillRect/>
                    </a:stretch>
                  </pic:blipFill>
                  <pic:spPr>
                    <a:xfrm>
                      <a:off x="0" y="0"/>
                      <a:ext cx="5820826" cy="4125364"/>
                    </a:xfrm>
                    <a:prstGeom prst="rect">
                      <a:avLst/>
                    </a:prstGeom>
                  </pic:spPr>
                </pic:pic>
              </a:graphicData>
            </a:graphic>
          </wp:inline>
        </w:drawing>
      </w:r>
    </w:p>
    <w:p w14:paraId="4262D347" w14:textId="2882563A" w:rsidR="0085707A" w:rsidDel="00E23198" w:rsidRDefault="00F51043" w:rsidP="00F51043">
      <w:pPr>
        <w:pStyle w:val="Lgende"/>
        <w:jc w:val="center"/>
        <w:rPr>
          <w:del w:id="581" w:author="Adrien Adrien" w:date="2016-03-15T13:04:00Z"/>
          <w:lang w:eastAsia="fr-FR"/>
        </w:rPr>
      </w:pPr>
      <w:r>
        <w:t xml:space="preserve">Figure </w:t>
      </w:r>
      <w:fldSimple w:instr=" SEQ Figure \* ARABIC ">
        <w:ins w:id="582" w:author="Adrien Adrien" w:date="2016-03-15T11:47:00Z">
          <w:r w:rsidR="00ED37C1">
            <w:rPr>
              <w:noProof/>
            </w:rPr>
            <w:t>10</w:t>
          </w:r>
        </w:ins>
        <w:del w:id="583" w:author="Adrien Adrien" w:date="2016-03-15T11:40:00Z">
          <w:r w:rsidR="00646A4A" w:rsidDel="005B1FEC">
            <w:rPr>
              <w:noProof/>
            </w:rPr>
            <w:delText>3</w:delText>
          </w:r>
        </w:del>
      </w:fldSimple>
      <w:r>
        <w:t xml:space="preserve"> Diagramme</w:t>
      </w:r>
      <w:r w:rsidR="00211FCD">
        <w:t xml:space="preserve"> de séquence correspondant à la</w:t>
      </w:r>
      <w:r>
        <w:t xml:space="preserve"> consultation des sall</w:t>
      </w:r>
      <w:ins w:id="584" w:author="Adrien Adrien" w:date="2016-03-15T13:04:00Z">
        <w:r w:rsidR="00E23198">
          <w:t>es</w:t>
        </w:r>
      </w:ins>
      <w:del w:id="585" w:author="Adrien Adrien" w:date="2016-03-15T13:04:00Z">
        <w:r w:rsidDel="00E23198">
          <w:delText>es</w:delText>
        </w:r>
      </w:del>
    </w:p>
    <w:p w14:paraId="64502B99" w14:textId="77777777" w:rsidR="0085707A" w:rsidDel="00E23198" w:rsidRDefault="0085707A" w:rsidP="0085707A">
      <w:pPr>
        <w:jc w:val="center"/>
        <w:rPr>
          <w:del w:id="586" w:author="Adrien Adrien" w:date="2016-03-15T13:04:00Z"/>
          <w:lang w:eastAsia="fr-FR"/>
        </w:rPr>
      </w:pPr>
    </w:p>
    <w:p w14:paraId="4EA2D75C" w14:textId="77777777" w:rsidR="00E23198" w:rsidRDefault="00E23198" w:rsidP="00E23198">
      <w:pPr>
        <w:pStyle w:val="Lgende"/>
        <w:jc w:val="center"/>
        <w:rPr>
          <w:ins w:id="587" w:author="Adrien Adrien" w:date="2016-03-15T13:04:00Z"/>
          <w:lang w:eastAsia="fr-FR"/>
        </w:rPr>
        <w:pPrChange w:id="588" w:author="Adrien Adrien" w:date="2016-03-15T13:04:00Z">
          <w:pPr>
            <w:pStyle w:val="Titre2"/>
            <w:ind w:firstLine="708"/>
          </w:pPr>
        </w:pPrChange>
      </w:pPr>
    </w:p>
    <w:p w14:paraId="438E7793" w14:textId="77777777" w:rsidR="00E23198" w:rsidRDefault="0085707A" w:rsidP="0073040E">
      <w:pPr>
        <w:pStyle w:val="Titre2"/>
        <w:ind w:firstLine="708"/>
        <w:rPr>
          <w:ins w:id="589" w:author="Adrien Adrien" w:date="2016-03-15T13:05:00Z"/>
          <w:color w:val="auto"/>
          <w:lang w:eastAsia="fr-FR"/>
        </w:rPr>
      </w:pPr>
      <w:bookmarkStart w:id="590" w:name="_Toc445811041"/>
      <w:r w:rsidRPr="00B60B80">
        <w:rPr>
          <w:color w:val="auto"/>
          <w:lang w:eastAsia="fr-FR"/>
        </w:rPr>
        <w:lastRenderedPageBreak/>
        <w:t>Création compte utilisateur</w:t>
      </w:r>
      <w:bookmarkEnd w:id="590"/>
    </w:p>
    <w:p w14:paraId="72A5807E" w14:textId="2E9B8277" w:rsidR="0085707A" w:rsidRPr="00B60B80" w:rsidRDefault="00E23198" w:rsidP="00E23198">
      <w:pPr>
        <w:rPr>
          <w:lang w:eastAsia="fr-FR"/>
        </w:rPr>
        <w:pPrChange w:id="591" w:author="Adrien Adrien" w:date="2016-03-15T13:05:00Z">
          <w:pPr>
            <w:pStyle w:val="Titre2"/>
            <w:ind w:firstLine="708"/>
          </w:pPr>
        </w:pPrChange>
      </w:pPr>
      <w:ins w:id="592" w:author="Adrien Adrien" w:date="2016-03-15T13:06:00Z">
        <w:r>
          <w:rPr>
            <w:rStyle w:val="apple-style-span"/>
            <w:color w:val="000000"/>
          </w:rPr>
          <w:t>Ce diagramme permet de comprendre les opérations à effectuer pour créer un compte utilisateur.</w:t>
        </w:r>
      </w:ins>
      <w:ins w:id="593" w:author="Adrien Adrien" w:date="2016-03-15T13:04:00Z">
        <w:r>
          <w:rPr>
            <w:lang w:eastAsia="fr-FR"/>
          </w:rPr>
          <w:br/>
        </w:r>
      </w:ins>
    </w:p>
    <w:p w14:paraId="523F61E6" w14:textId="77777777" w:rsidR="00F51043" w:rsidRDefault="0085707A" w:rsidP="00F51043">
      <w:pPr>
        <w:keepNext/>
        <w:ind w:firstLine="708"/>
        <w:jc w:val="center"/>
      </w:pPr>
      <w:r>
        <w:rPr>
          <w:b/>
          <w:noProof/>
          <w:lang w:eastAsia="fr-FR"/>
        </w:rPr>
        <w:drawing>
          <wp:inline distT="0" distB="0" distL="0" distR="0" wp14:anchorId="0243FBE2" wp14:editId="5FFB60B7">
            <wp:extent cx="7364850" cy="4656480"/>
            <wp:effectExtent l="0" t="0" r="762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Inscription.jpg"/>
                    <pic:cNvPicPr/>
                  </pic:nvPicPr>
                  <pic:blipFill>
                    <a:blip r:embed="rId26">
                      <a:extLst>
                        <a:ext uri="{28A0092B-C50C-407E-A947-70E740481C1C}">
                          <a14:useLocalDpi xmlns:a14="http://schemas.microsoft.com/office/drawing/2010/main" val="0"/>
                        </a:ext>
                      </a:extLst>
                    </a:blip>
                    <a:stretch>
                      <a:fillRect/>
                    </a:stretch>
                  </pic:blipFill>
                  <pic:spPr>
                    <a:xfrm>
                      <a:off x="0" y="0"/>
                      <a:ext cx="7374639" cy="4662669"/>
                    </a:xfrm>
                    <a:prstGeom prst="rect">
                      <a:avLst/>
                    </a:prstGeom>
                  </pic:spPr>
                </pic:pic>
              </a:graphicData>
            </a:graphic>
          </wp:inline>
        </w:drawing>
      </w:r>
    </w:p>
    <w:p w14:paraId="649BA5C5" w14:textId="77777777" w:rsidR="0085707A" w:rsidRDefault="00F51043" w:rsidP="00F51043">
      <w:pPr>
        <w:pStyle w:val="Lgende"/>
        <w:jc w:val="center"/>
        <w:rPr>
          <w:b w:val="0"/>
          <w:lang w:eastAsia="fr-FR"/>
        </w:rPr>
      </w:pPr>
      <w:r>
        <w:t xml:space="preserve">Figure </w:t>
      </w:r>
      <w:fldSimple w:instr=" SEQ Figure \* ARABIC ">
        <w:ins w:id="594" w:author="Adrien Adrien" w:date="2016-03-15T11:47:00Z">
          <w:r w:rsidR="00ED37C1">
            <w:rPr>
              <w:noProof/>
            </w:rPr>
            <w:t>11</w:t>
          </w:r>
        </w:ins>
        <w:del w:id="595" w:author="Adrien Adrien" w:date="2016-03-15T11:40:00Z">
          <w:r w:rsidR="00646A4A" w:rsidDel="005B1FEC">
            <w:rPr>
              <w:noProof/>
            </w:rPr>
            <w:delText>4</w:delText>
          </w:r>
        </w:del>
      </w:fldSimple>
      <w:r>
        <w:t xml:space="preserve"> </w:t>
      </w:r>
      <w:r w:rsidRPr="002808B8">
        <w:t>Diagramme de séquen</w:t>
      </w:r>
      <w:r>
        <w:t xml:space="preserve">ce </w:t>
      </w:r>
      <w:r w:rsidR="00211FCD">
        <w:t xml:space="preserve">correspondant à la </w:t>
      </w:r>
      <w:r>
        <w:t>création compte utilisateur</w:t>
      </w:r>
    </w:p>
    <w:p w14:paraId="42336204" w14:textId="77777777" w:rsidR="0085707A" w:rsidRDefault="0085707A" w:rsidP="00B60B80">
      <w:pPr>
        <w:pStyle w:val="Titre2"/>
        <w:ind w:firstLine="708"/>
        <w:rPr>
          <w:ins w:id="596" w:author="Adrien Adrien" w:date="2016-03-15T13:07:00Z"/>
          <w:color w:val="auto"/>
          <w:lang w:eastAsia="fr-FR"/>
        </w:rPr>
      </w:pPr>
      <w:bookmarkStart w:id="597" w:name="_Toc445811042"/>
      <w:r w:rsidRPr="00B60B80">
        <w:rPr>
          <w:color w:val="auto"/>
          <w:lang w:eastAsia="fr-FR"/>
        </w:rPr>
        <w:lastRenderedPageBreak/>
        <w:t>Authentification</w:t>
      </w:r>
      <w:bookmarkEnd w:id="597"/>
      <w:r w:rsidRPr="00B60B80">
        <w:rPr>
          <w:color w:val="auto"/>
          <w:lang w:eastAsia="fr-FR"/>
        </w:rPr>
        <w:t xml:space="preserve"> </w:t>
      </w:r>
    </w:p>
    <w:p w14:paraId="064D7D93" w14:textId="7CE45D64" w:rsidR="00E23198" w:rsidRPr="0073040E" w:rsidRDefault="00E23198" w:rsidP="00E23198">
      <w:pPr>
        <w:rPr>
          <w:lang w:eastAsia="fr-FR"/>
        </w:rPr>
        <w:pPrChange w:id="598" w:author="Adrien Adrien" w:date="2016-03-15T13:07:00Z">
          <w:pPr>
            <w:pStyle w:val="Titre2"/>
            <w:ind w:firstLine="708"/>
          </w:pPr>
        </w:pPrChange>
      </w:pPr>
      <w:ins w:id="599" w:author="Adrien Adrien" w:date="2016-03-15T13:07:00Z">
        <w:r>
          <w:rPr>
            <w:rStyle w:val="apple-style-span"/>
            <w:color w:val="000000"/>
          </w:rPr>
          <w:t>Ce diagramme permet de comprendre</w:t>
        </w:r>
        <w:r>
          <w:rPr>
            <w:rStyle w:val="apple-style-span"/>
            <w:color w:val="000000"/>
          </w:rPr>
          <w:t xml:space="preserve"> les opérations à effectuer pour s’authentifier</w:t>
        </w:r>
        <w:r>
          <w:rPr>
            <w:rStyle w:val="apple-style-span"/>
            <w:color w:val="000000"/>
          </w:rPr>
          <w:t>.</w:t>
        </w:r>
      </w:ins>
    </w:p>
    <w:p w14:paraId="4843F910" w14:textId="77777777" w:rsidR="00211FCD" w:rsidRDefault="0085707A" w:rsidP="00211FCD">
      <w:pPr>
        <w:keepNext/>
        <w:jc w:val="center"/>
      </w:pPr>
      <w:r>
        <w:rPr>
          <w:b/>
          <w:noProof/>
          <w:lang w:eastAsia="fr-FR"/>
        </w:rPr>
        <w:drawing>
          <wp:inline distT="0" distB="0" distL="0" distR="0" wp14:anchorId="21A47B0B" wp14:editId="3E112C5B">
            <wp:extent cx="7327751" cy="4676274"/>
            <wp:effectExtent l="0" t="0" r="698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Authentification.jpg"/>
                    <pic:cNvPicPr/>
                  </pic:nvPicPr>
                  <pic:blipFill>
                    <a:blip r:embed="rId27">
                      <a:extLst>
                        <a:ext uri="{28A0092B-C50C-407E-A947-70E740481C1C}">
                          <a14:useLocalDpi xmlns:a14="http://schemas.microsoft.com/office/drawing/2010/main" val="0"/>
                        </a:ext>
                      </a:extLst>
                    </a:blip>
                    <a:stretch>
                      <a:fillRect/>
                    </a:stretch>
                  </pic:blipFill>
                  <pic:spPr>
                    <a:xfrm>
                      <a:off x="0" y="0"/>
                      <a:ext cx="7335141" cy="4680990"/>
                    </a:xfrm>
                    <a:prstGeom prst="rect">
                      <a:avLst/>
                    </a:prstGeom>
                  </pic:spPr>
                </pic:pic>
              </a:graphicData>
            </a:graphic>
          </wp:inline>
        </w:drawing>
      </w:r>
    </w:p>
    <w:p w14:paraId="72B6AAD5" w14:textId="29CA7924" w:rsidR="0085707A" w:rsidDel="00E23198" w:rsidRDefault="00211FCD" w:rsidP="00211FCD">
      <w:pPr>
        <w:pStyle w:val="Lgende"/>
        <w:jc w:val="center"/>
        <w:rPr>
          <w:del w:id="600" w:author="Adrien Adrien" w:date="2016-03-15T13:08:00Z"/>
          <w:b w:val="0"/>
          <w:lang w:eastAsia="fr-FR"/>
        </w:rPr>
      </w:pPr>
      <w:r>
        <w:t xml:space="preserve">Figure </w:t>
      </w:r>
      <w:fldSimple w:instr=" SEQ Figure \* ARABIC ">
        <w:ins w:id="601" w:author="Adrien Adrien" w:date="2016-03-15T11:47:00Z">
          <w:r w:rsidR="00ED37C1">
            <w:rPr>
              <w:noProof/>
            </w:rPr>
            <w:t>12</w:t>
          </w:r>
        </w:ins>
        <w:del w:id="602" w:author="Adrien Adrien" w:date="2016-03-15T11:40:00Z">
          <w:r w:rsidR="00646A4A" w:rsidDel="005B1FEC">
            <w:rPr>
              <w:noProof/>
            </w:rPr>
            <w:delText>5</w:delText>
          </w:r>
        </w:del>
      </w:fldSimple>
      <w:r>
        <w:t xml:space="preserve"> </w:t>
      </w:r>
      <w:r w:rsidRPr="00446412">
        <w:t xml:space="preserve">Diagramme de séquence correspondant </w:t>
      </w:r>
      <w:r>
        <w:t>à l</w:t>
      </w:r>
      <w:ins w:id="603" w:author="Adrien Adrien" w:date="2016-03-15T11:55:00Z">
        <w:r w:rsidR="00CA7BFE">
          <w:t>’</w:t>
        </w:r>
      </w:ins>
      <w:del w:id="604" w:author="Adrien Adrien" w:date="2016-03-15T11:55:00Z">
        <w:r w:rsidDel="00CA7BFE">
          <w:delText xml:space="preserve">a </w:delText>
        </w:r>
      </w:del>
      <w:r>
        <w:t>authentification</w:t>
      </w:r>
    </w:p>
    <w:p w14:paraId="64C4AD48" w14:textId="54763ED9" w:rsidR="0085707A" w:rsidDel="00E23198" w:rsidRDefault="0085707A" w:rsidP="00E23198">
      <w:pPr>
        <w:pStyle w:val="Titre2"/>
        <w:rPr>
          <w:del w:id="605" w:author="Adrien Adrien" w:date="2016-03-15T13:08:00Z"/>
          <w:b w:val="0"/>
          <w:lang w:eastAsia="fr-FR"/>
        </w:rPr>
        <w:pPrChange w:id="606" w:author="Adrien Adrien" w:date="2016-03-15T13:08:00Z">
          <w:pPr>
            <w:pStyle w:val="Titre2"/>
            <w:ind w:firstLine="708"/>
          </w:pPr>
        </w:pPrChange>
      </w:pPr>
      <w:del w:id="607" w:author="Adrien Adrien" w:date="2016-03-15T13:08:00Z">
        <w:r w:rsidDel="00E23198">
          <w:rPr>
            <w:b w:val="0"/>
            <w:lang w:eastAsia="fr-FR"/>
          </w:rPr>
          <w:tab/>
        </w:r>
        <w:r w:rsidRPr="00B60B80" w:rsidDel="00E23198">
          <w:rPr>
            <w:color w:val="auto"/>
            <w:lang w:eastAsia="fr-FR"/>
          </w:rPr>
          <w:delText>Réservation des salles</w:delText>
        </w:r>
        <w:r w:rsidDel="00E23198">
          <w:rPr>
            <w:b w:val="0"/>
            <w:lang w:eastAsia="fr-FR"/>
          </w:rPr>
          <w:delText xml:space="preserve"> </w:delText>
        </w:r>
      </w:del>
    </w:p>
    <w:p w14:paraId="68387F64" w14:textId="5755F981" w:rsidR="00211FCD" w:rsidDel="00E23198" w:rsidRDefault="0085707A" w:rsidP="00E23198">
      <w:pPr>
        <w:pStyle w:val="Titre2"/>
        <w:rPr>
          <w:del w:id="608" w:author="Adrien Adrien" w:date="2016-03-15T13:08:00Z"/>
        </w:rPr>
        <w:pPrChange w:id="609" w:author="Adrien Adrien" w:date="2016-03-15T13:08:00Z">
          <w:pPr>
            <w:keepNext/>
            <w:jc w:val="center"/>
          </w:pPr>
        </w:pPrChange>
      </w:pPr>
      <w:del w:id="610" w:author="Adrien Adrien" w:date="2016-03-15T13:08:00Z">
        <w:r w:rsidDel="00E23198">
          <w:rPr>
            <w:b w:val="0"/>
            <w:noProof/>
            <w:lang w:eastAsia="fr-FR"/>
          </w:rPr>
          <w:drawing>
            <wp:inline distT="0" distB="0" distL="0" distR="0" wp14:anchorId="33DF61B5" wp14:editId="0D1F05FE">
              <wp:extent cx="6160168" cy="4924927"/>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reservation .jpg"/>
                      <pic:cNvPicPr/>
                    </pic:nvPicPr>
                    <pic:blipFill>
                      <a:blip r:embed="rId28">
                        <a:extLst>
                          <a:ext uri="{28A0092B-C50C-407E-A947-70E740481C1C}">
                            <a14:useLocalDpi xmlns:a14="http://schemas.microsoft.com/office/drawing/2010/main" val="0"/>
                          </a:ext>
                        </a:extLst>
                      </a:blip>
                      <a:stretch>
                        <a:fillRect/>
                      </a:stretch>
                    </pic:blipFill>
                    <pic:spPr>
                      <a:xfrm>
                        <a:off x="0" y="0"/>
                        <a:ext cx="6165063" cy="4928840"/>
                      </a:xfrm>
                      <a:prstGeom prst="rect">
                        <a:avLst/>
                      </a:prstGeom>
                    </pic:spPr>
                  </pic:pic>
                </a:graphicData>
              </a:graphic>
            </wp:inline>
          </w:drawing>
        </w:r>
      </w:del>
    </w:p>
    <w:p w14:paraId="5A7C102B" w14:textId="7994CD86" w:rsidR="0085707A" w:rsidRDefault="00211FCD" w:rsidP="0073040E">
      <w:pPr>
        <w:pStyle w:val="Lgende"/>
        <w:jc w:val="center"/>
        <w:rPr>
          <w:lang w:eastAsia="fr-FR"/>
        </w:rPr>
      </w:pPr>
      <w:del w:id="611" w:author="Adrien Adrien" w:date="2016-03-15T13:08:00Z">
        <w:r w:rsidDel="00E23198">
          <w:delText xml:space="preserve">Figure </w:delText>
        </w:r>
        <w:r w:rsidR="006419A9" w:rsidDel="00E23198">
          <w:fldChar w:fldCharType="begin"/>
        </w:r>
        <w:r w:rsidR="006419A9" w:rsidDel="00E23198">
          <w:delInstrText xml:space="preserve"> SEQ Figure \* ARABIC </w:delInstrText>
        </w:r>
        <w:r w:rsidR="006419A9" w:rsidDel="00E23198">
          <w:fldChar w:fldCharType="separate"/>
        </w:r>
      </w:del>
      <w:del w:id="612" w:author="Adrien Adrien" w:date="2016-03-15T11:40:00Z">
        <w:r w:rsidR="00646A4A" w:rsidDel="005B1FEC">
          <w:rPr>
            <w:noProof/>
          </w:rPr>
          <w:delText>6</w:delText>
        </w:r>
      </w:del>
      <w:del w:id="613" w:author="Adrien Adrien" w:date="2016-03-15T13:08:00Z">
        <w:r w:rsidR="006419A9" w:rsidDel="00E23198">
          <w:rPr>
            <w:noProof/>
          </w:rPr>
          <w:fldChar w:fldCharType="end"/>
        </w:r>
        <w:r w:rsidDel="00E23198">
          <w:delText xml:space="preserve"> </w:delText>
        </w:r>
        <w:r w:rsidRPr="0072301E" w:rsidDel="00E23198">
          <w:delText xml:space="preserve">Diagramme de séquence correspondant </w:delText>
        </w:r>
        <w:r w:rsidDel="00E23198">
          <w:delText>à la réservation des salles</w:delText>
        </w:r>
      </w:del>
    </w:p>
    <w:p w14:paraId="64853097" w14:textId="77777777" w:rsidR="0085707A" w:rsidRDefault="0085707A" w:rsidP="00B60B80">
      <w:pPr>
        <w:pStyle w:val="Titre2"/>
        <w:ind w:firstLine="708"/>
        <w:rPr>
          <w:ins w:id="614" w:author="Adrien Adrien" w:date="2016-03-15T13:08:00Z"/>
          <w:color w:val="auto"/>
          <w:lang w:eastAsia="fr-FR"/>
        </w:rPr>
      </w:pPr>
      <w:bookmarkStart w:id="615" w:name="_Toc445811043"/>
      <w:r w:rsidRPr="00B60B80">
        <w:rPr>
          <w:color w:val="auto"/>
          <w:lang w:eastAsia="fr-FR"/>
        </w:rPr>
        <w:lastRenderedPageBreak/>
        <w:t>Consultation emploi du temps – Profil « </w:t>
      </w:r>
      <w:r w:rsidR="00F82119">
        <w:rPr>
          <w:color w:val="auto"/>
          <w:lang w:eastAsia="fr-FR"/>
        </w:rPr>
        <w:t>Agent</w:t>
      </w:r>
      <w:r w:rsidRPr="00B60B80">
        <w:rPr>
          <w:color w:val="auto"/>
          <w:lang w:eastAsia="fr-FR"/>
        </w:rPr>
        <w:t xml:space="preserve"> municipa</w:t>
      </w:r>
      <w:r w:rsidR="00F82119">
        <w:rPr>
          <w:color w:val="auto"/>
          <w:lang w:eastAsia="fr-FR"/>
        </w:rPr>
        <w:t>l</w:t>
      </w:r>
      <w:r w:rsidRPr="00B60B80">
        <w:rPr>
          <w:color w:val="auto"/>
          <w:lang w:eastAsia="fr-FR"/>
        </w:rPr>
        <w:t> »</w:t>
      </w:r>
      <w:bookmarkEnd w:id="615"/>
    </w:p>
    <w:p w14:paraId="15A1AFFC" w14:textId="64C239B2" w:rsidR="00E23198" w:rsidRPr="0073040E" w:rsidRDefault="00E23198" w:rsidP="00E23198">
      <w:pPr>
        <w:rPr>
          <w:lang w:eastAsia="fr-FR"/>
        </w:rPr>
        <w:pPrChange w:id="616" w:author="Adrien Adrien" w:date="2016-03-15T13:08:00Z">
          <w:pPr>
            <w:pStyle w:val="Titre2"/>
            <w:ind w:firstLine="708"/>
          </w:pPr>
        </w:pPrChange>
      </w:pPr>
      <w:ins w:id="617" w:author="Adrien Adrien" w:date="2016-03-15T13:08:00Z">
        <w:r>
          <w:rPr>
            <w:rStyle w:val="apple-style-span"/>
            <w:color w:val="000000"/>
          </w:rPr>
          <w:t>Ce diagramme permet de comprendre l</w:t>
        </w:r>
        <w:r>
          <w:rPr>
            <w:rStyle w:val="apple-style-span"/>
            <w:color w:val="000000"/>
          </w:rPr>
          <w:t>es opérations à effectuer pour qu’un agent municipal consulte son emploi du temps</w:t>
        </w:r>
        <w:r>
          <w:rPr>
            <w:rStyle w:val="apple-style-span"/>
            <w:color w:val="000000"/>
          </w:rPr>
          <w:t>.</w:t>
        </w:r>
      </w:ins>
    </w:p>
    <w:p w14:paraId="64A5EB11" w14:textId="77777777" w:rsidR="00B60B80" w:rsidRPr="00B60B80" w:rsidRDefault="00B60B80" w:rsidP="00B60B80">
      <w:pPr>
        <w:rPr>
          <w:lang w:eastAsia="fr-FR"/>
        </w:rPr>
      </w:pPr>
    </w:p>
    <w:p w14:paraId="4C37DFB0" w14:textId="77777777" w:rsidR="00211FCD" w:rsidRDefault="0085707A" w:rsidP="00211FCD">
      <w:pPr>
        <w:keepNext/>
      </w:pPr>
      <w:r>
        <w:rPr>
          <w:b/>
          <w:noProof/>
          <w:lang w:eastAsia="fr-FR"/>
        </w:rPr>
        <w:drawing>
          <wp:inline distT="0" distB="0" distL="0" distR="0" wp14:anchorId="6C03D25D" wp14:editId="69AA1C63">
            <wp:extent cx="8595360" cy="36576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consulter_edt.jpg"/>
                    <pic:cNvPicPr/>
                  </pic:nvPicPr>
                  <pic:blipFill>
                    <a:blip r:embed="rId29">
                      <a:extLst>
                        <a:ext uri="{28A0092B-C50C-407E-A947-70E740481C1C}">
                          <a14:useLocalDpi xmlns:a14="http://schemas.microsoft.com/office/drawing/2010/main" val="0"/>
                        </a:ext>
                      </a:extLst>
                    </a:blip>
                    <a:stretch>
                      <a:fillRect/>
                    </a:stretch>
                  </pic:blipFill>
                  <pic:spPr>
                    <a:xfrm>
                      <a:off x="0" y="0"/>
                      <a:ext cx="8595360" cy="3657600"/>
                    </a:xfrm>
                    <a:prstGeom prst="rect">
                      <a:avLst/>
                    </a:prstGeom>
                  </pic:spPr>
                </pic:pic>
              </a:graphicData>
            </a:graphic>
          </wp:inline>
        </w:drawing>
      </w:r>
    </w:p>
    <w:p w14:paraId="168D4E16" w14:textId="382771FC" w:rsidR="0085707A" w:rsidRDefault="00211FCD" w:rsidP="00211FCD">
      <w:pPr>
        <w:pStyle w:val="Lgende"/>
        <w:jc w:val="center"/>
        <w:rPr>
          <w:b w:val="0"/>
          <w:lang w:eastAsia="fr-FR"/>
        </w:rPr>
      </w:pPr>
      <w:r>
        <w:t xml:space="preserve">Figure </w:t>
      </w:r>
      <w:fldSimple w:instr=" SEQ Figure \* ARABIC ">
        <w:ins w:id="618" w:author="Adrien Adrien" w:date="2016-03-15T11:47:00Z">
          <w:r w:rsidR="00ED37C1">
            <w:rPr>
              <w:noProof/>
            </w:rPr>
            <w:t>14</w:t>
          </w:r>
        </w:ins>
        <w:del w:id="619" w:author="Adrien Adrien" w:date="2016-03-15T11:40:00Z">
          <w:r w:rsidR="00646A4A" w:rsidDel="005B1FEC">
            <w:rPr>
              <w:noProof/>
            </w:rPr>
            <w:delText>7</w:delText>
          </w:r>
        </w:del>
      </w:fldSimple>
      <w:r>
        <w:t xml:space="preserve"> </w:t>
      </w:r>
      <w:r w:rsidRPr="008A0541">
        <w:t>Diagramme de séquence corresponda</w:t>
      </w:r>
      <w:r>
        <w:t xml:space="preserve">nt à la consultation de </w:t>
      </w:r>
      <w:del w:id="620" w:author="Adrien Adrien" w:date="2016-03-15T11:55:00Z">
        <w:r w:rsidDel="00CA7BFE">
          <w:delText>l'emplois</w:delText>
        </w:r>
      </w:del>
      <w:ins w:id="621" w:author="Adrien Adrien" w:date="2016-03-15T11:55:00Z">
        <w:r w:rsidR="00CA7BFE">
          <w:t>l’emploi</w:t>
        </w:r>
      </w:ins>
      <w:r>
        <w:t xml:space="preserve"> du temps</w:t>
      </w:r>
    </w:p>
    <w:p w14:paraId="45F97217" w14:textId="77777777" w:rsidR="0085707A" w:rsidRDefault="0085707A" w:rsidP="0085707A">
      <w:pPr>
        <w:rPr>
          <w:b/>
          <w:lang w:eastAsia="fr-FR"/>
        </w:rPr>
      </w:pPr>
    </w:p>
    <w:p w14:paraId="0D9ABCDE" w14:textId="77777777" w:rsidR="00A21DFE" w:rsidDel="0073040E" w:rsidRDefault="0085707A" w:rsidP="0085707A">
      <w:pPr>
        <w:rPr>
          <w:del w:id="622" w:author="Adrien Adrien" w:date="2016-03-15T13:09:00Z"/>
          <w:b/>
          <w:lang w:eastAsia="fr-FR"/>
        </w:rPr>
      </w:pPr>
      <w:r>
        <w:rPr>
          <w:b/>
          <w:lang w:eastAsia="fr-FR"/>
        </w:rPr>
        <w:tab/>
      </w:r>
    </w:p>
    <w:p w14:paraId="044C4254" w14:textId="77777777" w:rsidR="00A21DFE" w:rsidRDefault="00A21DFE" w:rsidP="00A21DFE">
      <w:pPr>
        <w:rPr>
          <w:lang w:eastAsia="fr-FR"/>
        </w:rPr>
      </w:pPr>
      <w:del w:id="623" w:author="Adrien Adrien" w:date="2016-03-15T13:09:00Z">
        <w:r w:rsidDel="0073040E">
          <w:rPr>
            <w:lang w:eastAsia="fr-FR"/>
          </w:rPr>
          <w:br w:type="page"/>
        </w:r>
      </w:del>
    </w:p>
    <w:p w14:paraId="7C995466" w14:textId="68E837DD" w:rsidR="0085707A" w:rsidRDefault="00A21DFE" w:rsidP="00A21DFE">
      <w:pPr>
        <w:pStyle w:val="Titre1"/>
        <w:rPr>
          <w:ins w:id="624" w:author="Adrien Adrien" w:date="2016-03-15T11:56:00Z"/>
          <w:lang w:eastAsia="fr-FR"/>
        </w:rPr>
      </w:pPr>
      <w:bookmarkStart w:id="625" w:name="_Toc445811044"/>
      <w:r>
        <w:rPr>
          <w:lang w:eastAsia="fr-FR"/>
        </w:rPr>
        <w:lastRenderedPageBreak/>
        <w:t xml:space="preserve">Annexe 4 : </w:t>
      </w:r>
      <w:r w:rsidRPr="00A21DFE">
        <w:rPr>
          <w:lang w:eastAsia="fr-FR"/>
        </w:rPr>
        <w:t xml:space="preserve">Diagramme </w:t>
      </w:r>
      <w:r w:rsidR="00990488">
        <w:rPr>
          <w:lang w:eastAsia="fr-FR"/>
        </w:rPr>
        <w:t>d’activité</w:t>
      </w:r>
      <w:bookmarkEnd w:id="625"/>
      <w:del w:id="626" w:author="Adrien Adrien" w:date="2016-03-15T12:37:00Z">
        <w:r w:rsidR="00990488" w:rsidDel="008D0AB2">
          <w:rPr>
            <w:lang w:eastAsia="fr-FR"/>
          </w:rPr>
          <w:delText xml:space="preserve"> – administrateur</w:delText>
        </w:r>
      </w:del>
    </w:p>
    <w:p w14:paraId="5C4C9B06" w14:textId="3A620664" w:rsidR="00CA7BFE" w:rsidRPr="0073040E" w:rsidDel="00CA7BFE" w:rsidRDefault="00CA7BFE" w:rsidP="00CA7BFE">
      <w:pPr>
        <w:rPr>
          <w:del w:id="627" w:author="Adrien Adrien" w:date="2016-03-15T11:56:00Z"/>
          <w:lang w:eastAsia="fr-FR"/>
        </w:rPr>
        <w:pPrChange w:id="628" w:author="Adrien Adrien" w:date="2016-03-15T11:56:00Z">
          <w:pPr>
            <w:pStyle w:val="Titre1"/>
          </w:pPr>
        </w:pPrChange>
      </w:pPr>
      <w:ins w:id="629" w:author="Adrien Adrien" w:date="2016-03-15T11:56:00Z">
        <w:r>
          <w:rPr>
            <w:rStyle w:val="apple-style-span"/>
            <w:color w:val="000000"/>
          </w:rPr>
          <w:t>Des diagrammes permettant de représenter le déclenchement d'événements en fonction des états du système.</w:t>
        </w:r>
        <w:r>
          <w:rPr>
            <w:rStyle w:val="apple-style-span"/>
            <w:color w:val="000000"/>
          </w:rPr>
          <w:br/>
          <w:t>Permettent d’exprimer une dimension temporelle sur une partie du modèle.</w:t>
        </w:r>
      </w:ins>
    </w:p>
    <w:p w14:paraId="2147BCA0" w14:textId="77777777" w:rsidR="00990488" w:rsidRDefault="00990488" w:rsidP="00990488">
      <w:pPr>
        <w:rPr>
          <w:lang w:eastAsia="fr-FR"/>
        </w:rPr>
      </w:pPr>
    </w:p>
    <w:p w14:paraId="581C0B6F" w14:textId="77777777" w:rsidR="00BC5907" w:rsidRDefault="00990488" w:rsidP="00BC5907">
      <w:pPr>
        <w:keepNext/>
      </w:pPr>
      <w:r>
        <w:rPr>
          <w:noProof/>
          <w:lang w:eastAsia="fr-FR"/>
        </w:rPr>
        <w:drawing>
          <wp:inline distT="0" distB="0" distL="0" distR="0" wp14:anchorId="3E1003AB" wp14:editId="3A201C80">
            <wp:extent cx="9486908" cy="4450080"/>
            <wp:effectExtent l="0" t="0" r="0" b="76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Activity _Amin.jpg"/>
                    <pic:cNvPicPr/>
                  </pic:nvPicPr>
                  <pic:blipFill>
                    <a:blip r:embed="rId30">
                      <a:extLst>
                        <a:ext uri="{28A0092B-C50C-407E-A947-70E740481C1C}">
                          <a14:useLocalDpi xmlns:a14="http://schemas.microsoft.com/office/drawing/2010/main" val="0"/>
                        </a:ext>
                      </a:extLst>
                    </a:blip>
                    <a:stretch>
                      <a:fillRect/>
                    </a:stretch>
                  </pic:blipFill>
                  <pic:spPr>
                    <a:xfrm>
                      <a:off x="0" y="0"/>
                      <a:ext cx="9487008" cy="4450127"/>
                    </a:xfrm>
                    <a:prstGeom prst="rect">
                      <a:avLst/>
                    </a:prstGeom>
                  </pic:spPr>
                </pic:pic>
              </a:graphicData>
            </a:graphic>
          </wp:inline>
        </w:drawing>
      </w:r>
    </w:p>
    <w:p w14:paraId="46EF7BD6" w14:textId="77777777" w:rsidR="00990488" w:rsidRDefault="00BC5907" w:rsidP="00BC5907">
      <w:pPr>
        <w:pStyle w:val="Lgende"/>
        <w:jc w:val="center"/>
      </w:pPr>
      <w:r>
        <w:t xml:space="preserve">Figure </w:t>
      </w:r>
      <w:fldSimple w:instr=" SEQ Figure \* ARABIC ">
        <w:ins w:id="630" w:author="Adrien Adrien" w:date="2016-03-15T11:47:00Z">
          <w:r w:rsidR="00ED37C1">
            <w:rPr>
              <w:noProof/>
            </w:rPr>
            <w:t>15</w:t>
          </w:r>
        </w:ins>
        <w:del w:id="631" w:author="Adrien Adrien" w:date="2016-03-15T11:40:00Z">
          <w:r w:rsidR="00646A4A" w:rsidDel="005B1FEC">
            <w:rPr>
              <w:noProof/>
            </w:rPr>
            <w:delText>8</w:delText>
          </w:r>
        </w:del>
      </w:fldSimple>
      <w:r>
        <w:t xml:space="preserve"> Diagramme d'activité</w:t>
      </w:r>
      <w:r w:rsidRPr="004F5EAC">
        <w:t xml:space="preserve"> correspondant </w:t>
      </w:r>
      <w:r>
        <w:t>à l'administrateur</w:t>
      </w:r>
    </w:p>
    <w:p w14:paraId="6C6EAAC3" w14:textId="5C726DF4" w:rsidR="00683F69" w:rsidRDefault="0073040E" w:rsidP="00683F69">
      <w:ins w:id="632" w:author="Adrien Adrien" w:date="2016-03-15T13:09:00Z">
        <w:r>
          <w:rPr>
            <w:rStyle w:val="apple-style-span"/>
            <w:color w:val="000000"/>
          </w:rPr>
          <w:lastRenderedPageBreak/>
          <w:t>Ce diagramme permet de comprendre les</w:t>
        </w:r>
        <w:r>
          <w:rPr>
            <w:rStyle w:val="apple-style-span"/>
            <w:color w:val="000000"/>
          </w:rPr>
          <w:t xml:space="preserve"> différentes étapes pour s</w:t>
        </w:r>
      </w:ins>
      <w:ins w:id="633" w:author="Adrien Adrien" w:date="2016-03-15T13:10:00Z">
        <w:r>
          <w:rPr>
            <w:rStyle w:val="apple-style-span"/>
            <w:color w:val="000000"/>
          </w:rPr>
          <w:t>’inscrire</w:t>
        </w:r>
      </w:ins>
      <w:ins w:id="634" w:author="Adrien Adrien" w:date="2016-03-15T13:09:00Z">
        <w:r>
          <w:rPr>
            <w:rStyle w:val="apple-style-span"/>
            <w:color w:val="000000"/>
          </w:rPr>
          <w:t>.</w:t>
        </w:r>
      </w:ins>
    </w:p>
    <w:p w14:paraId="6C99FBDD" w14:textId="77777777" w:rsidR="00646A4A" w:rsidRDefault="00646A4A" w:rsidP="00646A4A">
      <w:pPr>
        <w:keepNext/>
        <w:jc w:val="center"/>
      </w:pPr>
      <w:r>
        <w:rPr>
          <w:noProof/>
          <w:lang w:eastAsia="fr-FR"/>
        </w:rPr>
        <w:drawing>
          <wp:inline distT="0" distB="0" distL="0" distR="0" wp14:anchorId="74954572" wp14:editId="1D96227F">
            <wp:extent cx="6913839" cy="5069305"/>
            <wp:effectExtent l="0" t="0" r="1905" b="0"/>
            <wp:docPr id="45" name="Image 45" descr="C:\Users\Anca\Desktop\RADUUUUUUUUUUUUUUUUUUUUUUUUUUUUUUUUUUUUUUUU\Activity_Diagram_In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ca\Desktop\RADUUUUUUUUUUUUUUUUUUUUUUUUUUUUUUUUUUUUUUUU\Activity_Diagram_Inscripti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13880" cy="5069335"/>
                    </a:xfrm>
                    <a:prstGeom prst="rect">
                      <a:avLst/>
                    </a:prstGeom>
                    <a:noFill/>
                    <a:ln>
                      <a:noFill/>
                    </a:ln>
                  </pic:spPr>
                </pic:pic>
              </a:graphicData>
            </a:graphic>
          </wp:inline>
        </w:drawing>
      </w:r>
    </w:p>
    <w:p w14:paraId="6A604565" w14:textId="77777777" w:rsidR="00683F69" w:rsidRDefault="00646A4A" w:rsidP="00646A4A">
      <w:pPr>
        <w:pStyle w:val="Lgende"/>
        <w:jc w:val="center"/>
      </w:pPr>
      <w:r>
        <w:t xml:space="preserve">Figure </w:t>
      </w:r>
      <w:fldSimple w:instr=" SEQ Figure \* ARABIC ">
        <w:ins w:id="635" w:author="Adrien Adrien" w:date="2016-03-15T11:47:00Z">
          <w:r w:rsidR="00ED37C1">
            <w:rPr>
              <w:noProof/>
            </w:rPr>
            <w:t>16</w:t>
          </w:r>
        </w:ins>
        <w:del w:id="636" w:author="Adrien Adrien" w:date="2016-03-15T11:40:00Z">
          <w:r w:rsidDel="005B1FEC">
            <w:rPr>
              <w:noProof/>
            </w:rPr>
            <w:delText>9</w:delText>
          </w:r>
        </w:del>
      </w:fldSimple>
      <w:r>
        <w:t xml:space="preserve"> Diagramme d'activité d'inscription</w:t>
      </w:r>
    </w:p>
    <w:p w14:paraId="250BA81F" w14:textId="5B70365A" w:rsidR="0073040E" w:rsidRDefault="0073040E" w:rsidP="0073040E">
      <w:pPr>
        <w:rPr>
          <w:ins w:id="637" w:author="Adrien Adrien" w:date="2016-03-15T13:10:00Z"/>
        </w:rPr>
      </w:pPr>
      <w:ins w:id="638" w:author="Adrien Adrien" w:date="2016-03-15T13:10:00Z">
        <w:r>
          <w:rPr>
            <w:rStyle w:val="apple-style-span"/>
            <w:color w:val="000000"/>
          </w:rPr>
          <w:lastRenderedPageBreak/>
          <w:t>Ce diagramme permet de comprendre les</w:t>
        </w:r>
        <w:r>
          <w:rPr>
            <w:rStyle w:val="apple-style-span"/>
            <w:color w:val="000000"/>
          </w:rPr>
          <w:t xml:space="preserve"> différentes étapes pour rechercher une salle</w:t>
        </w:r>
        <w:r>
          <w:rPr>
            <w:rStyle w:val="apple-style-span"/>
            <w:color w:val="000000"/>
          </w:rPr>
          <w:t>.</w:t>
        </w:r>
      </w:ins>
    </w:p>
    <w:p w14:paraId="0A531421" w14:textId="6E5CC16C" w:rsidR="00646A4A" w:rsidRDefault="00646A4A" w:rsidP="0073040E">
      <w:pPr>
        <w:keepNext/>
        <w:pPrChange w:id="639" w:author="Adrien Adrien" w:date="2016-03-15T13:10:00Z">
          <w:pPr>
            <w:keepNext/>
            <w:jc w:val="center"/>
          </w:pPr>
        </w:pPrChange>
      </w:pPr>
      <w:r>
        <w:rPr>
          <w:noProof/>
          <w:lang w:eastAsia="fr-FR"/>
        </w:rPr>
        <w:drawing>
          <wp:anchor distT="0" distB="0" distL="114300" distR="114300" simplePos="0" relativeHeight="251654144" behindDoc="0" locked="0" layoutInCell="1" allowOverlap="1" wp14:anchorId="57E81E2C" wp14:editId="42F5E4F1">
            <wp:simplePos x="2324100" y="899160"/>
            <wp:positionH relativeFrom="column">
              <wp:posOffset>2325370</wp:posOffset>
            </wp:positionH>
            <wp:positionV relativeFrom="paragraph">
              <wp:align>top</wp:align>
            </wp:positionV>
            <wp:extent cx="6034173" cy="4809432"/>
            <wp:effectExtent l="0" t="0" r="5080" b="0"/>
            <wp:wrapSquare wrapText="bothSides"/>
            <wp:docPr id="46" name="Image 46" descr="C:\Users\Anca\Desktop\RADUUUUUUUUUUUUUUUUUUUUUUUUUUUUUUUUUUUUUUUU\Activity_Diagram_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ca\Desktop\RADUUUUUUUUUUUUUUUUUUUUUUUUUUUUUUUUUUUUUUUU\Activity_Diagram_Reservatio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34173" cy="4809432"/>
                    </a:xfrm>
                    <a:prstGeom prst="rect">
                      <a:avLst/>
                    </a:prstGeom>
                    <a:noFill/>
                    <a:ln>
                      <a:noFill/>
                    </a:ln>
                  </pic:spPr>
                </pic:pic>
              </a:graphicData>
            </a:graphic>
          </wp:anchor>
        </w:drawing>
      </w:r>
      <w:ins w:id="640" w:author="Adrien Adrien" w:date="2016-03-15T13:10:00Z">
        <w:r w:rsidR="0073040E">
          <w:br w:type="textWrapping" w:clear="all"/>
        </w:r>
      </w:ins>
    </w:p>
    <w:p w14:paraId="3037E0B3" w14:textId="77777777" w:rsidR="00646A4A" w:rsidRDefault="00646A4A" w:rsidP="00646A4A">
      <w:pPr>
        <w:pStyle w:val="Lgende"/>
        <w:jc w:val="center"/>
      </w:pPr>
      <w:r>
        <w:t xml:space="preserve">Figure </w:t>
      </w:r>
      <w:fldSimple w:instr=" SEQ Figure \* ARABIC ">
        <w:ins w:id="641" w:author="Adrien Adrien" w:date="2016-03-15T11:47:00Z">
          <w:r w:rsidR="00ED37C1">
            <w:rPr>
              <w:noProof/>
            </w:rPr>
            <w:t>17</w:t>
          </w:r>
        </w:ins>
        <w:del w:id="642" w:author="Adrien Adrien" w:date="2016-03-15T11:40:00Z">
          <w:r w:rsidDel="005B1FEC">
            <w:rPr>
              <w:noProof/>
            </w:rPr>
            <w:delText>10</w:delText>
          </w:r>
        </w:del>
      </w:fldSimple>
      <w:r>
        <w:t xml:space="preserve"> </w:t>
      </w:r>
      <w:r w:rsidRPr="00AB7447">
        <w:t>Di</w:t>
      </w:r>
      <w:r>
        <w:t xml:space="preserve">agramme d'activité d'une </w:t>
      </w:r>
      <w:r w:rsidR="006419A9">
        <w:t>réservation</w:t>
      </w:r>
    </w:p>
    <w:p w14:paraId="5CF890B0" w14:textId="1EB31CD7" w:rsidR="0073040E" w:rsidRDefault="0073040E" w:rsidP="0073040E">
      <w:pPr>
        <w:rPr>
          <w:ins w:id="643" w:author="Adrien Adrien" w:date="2016-03-15T13:10:00Z"/>
        </w:rPr>
      </w:pPr>
      <w:ins w:id="644" w:author="Adrien Adrien" w:date="2016-03-15T13:10:00Z">
        <w:r>
          <w:rPr>
            <w:rStyle w:val="apple-style-span"/>
            <w:color w:val="000000"/>
          </w:rPr>
          <w:lastRenderedPageBreak/>
          <w:t xml:space="preserve">Cette architecture </w:t>
        </w:r>
      </w:ins>
      <w:ins w:id="645" w:author="Adrien Adrien" w:date="2016-03-15T13:11:00Z">
        <w:r>
          <w:rPr>
            <w:rStyle w:val="apple-style-span"/>
            <w:color w:val="000000"/>
          </w:rPr>
          <w:t>représente</w:t>
        </w:r>
      </w:ins>
      <w:ins w:id="646" w:author="Adrien Adrien" w:date="2016-03-15T13:10:00Z">
        <w:r>
          <w:rPr>
            <w:rStyle w:val="apple-style-span"/>
            <w:color w:val="000000"/>
          </w:rPr>
          <w:t xml:space="preserve"> le modèle </w:t>
        </w:r>
      </w:ins>
      <w:ins w:id="647" w:author="Adrien Adrien" w:date="2016-03-15T13:13:00Z">
        <w:r>
          <w:rPr>
            <w:rStyle w:val="apple-style-span"/>
            <w:color w:val="000000"/>
          </w:rPr>
          <w:t>administrateur</w:t>
        </w:r>
      </w:ins>
      <w:ins w:id="648" w:author="Adrien Adrien" w:date="2016-03-15T13:11:00Z">
        <w:r>
          <w:rPr>
            <w:rStyle w:val="apple-style-span"/>
            <w:color w:val="000000"/>
          </w:rPr>
          <w:t xml:space="preserve"> et toutes les actions qu’il peut effectuer</w:t>
        </w:r>
      </w:ins>
      <w:ins w:id="649" w:author="Adrien Adrien" w:date="2016-03-15T13:10:00Z">
        <w:r>
          <w:rPr>
            <w:rStyle w:val="apple-style-span"/>
            <w:color w:val="000000"/>
          </w:rPr>
          <w:t>.</w:t>
        </w:r>
      </w:ins>
    </w:p>
    <w:p w14:paraId="6AB3FB08" w14:textId="04D7D15E" w:rsidR="00646A4A" w:rsidRDefault="0073040E" w:rsidP="0073040E">
      <w:pPr>
        <w:keepNext/>
        <w:pPrChange w:id="650" w:author="Adrien Adrien" w:date="2016-03-15T13:10:00Z">
          <w:pPr>
            <w:keepNext/>
            <w:jc w:val="center"/>
          </w:pPr>
        </w:pPrChange>
      </w:pPr>
      <w:ins w:id="651" w:author="Adrien Adrien" w:date="2016-03-15T13:10:00Z">
        <w:r>
          <w:br w:type="textWrapping" w:clear="all"/>
        </w:r>
      </w:ins>
    </w:p>
    <w:p w14:paraId="15B2511A" w14:textId="6B2F62BD" w:rsidR="00646A4A" w:rsidRDefault="00646A4A" w:rsidP="00646A4A">
      <w:pPr>
        <w:pStyle w:val="Lgende"/>
        <w:jc w:val="center"/>
      </w:pPr>
      <w:r>
        <w:t xml:space="preserve">Figure </w:t>
      </w:r>
      <w:fldSimple w:instr=" SEQ Figure \* ARABIC ">
        <w:ins w:id="652" w:author="Adrien Adrien" w:date="2016-03-15T11:47:00Z">
          <w:r w:rsidR="00ED37C1">
            <w:rPr>
              <w:noProof/>
            </w:rPr>
            <w:t>18</w:t>
          </w:r>
        </w:ins>
        <w:del w:id="653" w:author="Adrien Adrien" w:date="2016-03-15T11:40:00Z">
          <w:r w:rsidDel="005B1FEC">
            <w:rPr>
              <w:noProof/>
            </w:rPr>
            <w:delText>11</w:delText>
          </w:r>
        </w:del>
      </w:fldSimple>
      <w:r>
        <w:t xml:space="preserve"> Architecture du site pour un utilisateur</w:t>
      </w:r>
    </w:p>
    <w:p w14:paraId="74DE1B33" w14:textId="77777777" w:rsidR="00646A4A" w:rsidRDefault="00646A4A" w:rsidP="00646A4A">
      <w:pPr>
        <w:keepNext/>
        <w:jc w:val="center"/>
      </w:pPr>
      <w:r>
        <w:rPr>
          <w:noProof/>
          <w:lang w:eastAsia="fr-FR"/>
        </w:rPr>
        <w:drawing>
          <wp:inline distT="0" distB="0" distL="0" distR="0" wp14:anchorId="55255D6C" wp14:editId="7627A2A1">
            <wp:extent cx="5762663" cy="4013212"/>
            <wp:effectExtent l="0" t="0" r="9525" b="6350"/>
            <wp:docPr id="48" name="Image 48" descr="C:\Users\Anca\Desktop\RADUUUUUUUUUUUUUUUUUUUUUUUUUUUUUUUUUUUUUUUU\Communication Diagram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ca\Desktop\RADUUUUUUUUUUUUUUUUUUUUUUUUUUUUUUUUUUUUUUUU\Communication Diagram Admi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5157" cy="4014949"/>
                    </a:xfrm>
                    <a:prstGeom prst="rect">
                      <a:avLst/>
                    </a:prstGeom>
                    <a:noFill/>
                    <a:ln>
                      <a:noFill/>
                    </a:ln>
                  </pic:spPr>
                </pic:pic>
              </a:graphicData>
            </a:graphic>
          </wp:inline>
        </w:drawing>
      </w:r>
    </w:p>
    <w:p w14:paraId="07C65BAE" w14:textId="77777777" w:rsidR="00646A4A" w:rsidRDefault="00646A4A" w:rsidP="00646A4A">
      <w:pPr>
        <w:pStyle w:val="Lgende"/>
        <w:jc w:val="center"/>
      </w:pPr>
      <w:r>
        <w:t xml:space="preserve">Figure </w:t>
      </w:r>
      <w:fldSimple w:instr=" SEQ Figure \* ARABIC ">
        <w:ins w:id="654" w:author="Adrien Adrien" w:date="2016-03-15T11:47:00Z">
          <w:r w:rsidR="00ED37C1">
            <w:rPr>
              <w:noProof/>
            </w:rPr>
            <w:t>19</w:t>
          </w:r>
        </w:ins>
        <w:del w:id="655" w:author="Adrien Adrien" w:date="2016-03-15T11:40:00Z">
          <w:r w:rsidDel="005B1FEC">
            <w:rPr>
              <w:noProof/>
            </w:rPr>
            <w:delText>12</w:delText>
          </w:r>
        </w:del>
      </w:fldSimple>
      <w:r>
        <w:t xml:space="preserve"> </w:t>
      </w:r>
      <w:r w:rsidRPr="00B355BE">
        <w:t>Architecture du</w:t>
      </w:r>
      <w:r>
        <w:t xml:space="preserve"> site pour l'administrateur</w:t>
      </w:r>
    </w:p>
    <w:p w14:paraId="1464835D" w14:textId="77777777" w:rsidR="0073040E" w:rsidRDefault="0073040E">
      <w:pPr>
        <w:rPr>
          <w:ins w:id="656" w:author="Adrien Adrien" w:date="2016-03-15T13:12:00Z"/>
        </w:rPr>
      </w:pPr>
      <w:ins w:id="657" w:author="Adrien Adrien" w:date="2016-03-15T13:12:00Z">
        <w:r>
          <w:br w:type="page"/>
        </w:r>
      </w:ins>
    </w:p>
    <w:p w14:paraId="6110422E" w14:textId="1F908AAB" w:rsidR="0073040E" w:rsidRDefault="0073040E" w:rsidP="0073040E">
      <w:pPr>
        <w:rPr>
          <w:ins w:id="658" w:author="Adrien Adrien" w:date="2016-03-15T13:13:00Z"/>
        </w:rPr>
      </w:pPr>
      <w:r>
        <w:rPr>
          <w:noProof/>
          <w:lang w:eastAsia="fr-FR"/>
        </w:rPr>
        <w:lastRenderedPageBreak/>
        <w:drawing>
          <wp:anchor distT="0" distB="0" distL="114300" distR="114300" simplePos="0" relativeHeight="251662336" behindDoc="0" locked="0" layoutInCell="1" allowOverlap="1" wp14:anchorId="151AA84E" wp14:editId="2180298D">
            <wp:simplePos x="0" y="0"/>
            <wp:positionH relativeFrom="column">
              <wp:posOffset>1491615</wp:posOffset>
            </wp:positionH>
            <wp:positionV relativeFrom="paragraph">
              <wp:posOffset>642620</wp:posOffset>
            </wp:positionV>
            <wp:extent cx="6743700" cy="5042535"/>
            <wp:effectExtent l="0" t="0" r="0" b="5715"/>
            <wp:wrapSquare wrapText="bothSides"/>
            <wp:docPr id="47" name="Image 47" descr="C:\Users\Anca\Desktop\RADUUUUUUUUUUUUUUUUUUUUUUUUUUUUUUUUUUUUUUUU\Architecture_du_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ca\Desktop\RADUUUUUUUUUUUUUUUUUUUUUUUUUUUUUUUUUUUUUUUU\Architecture_du_sit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43700" cy="5042535"/>
                    </a:xfrm>
                    <a:prstGeom prst="rect">
                      <a:avLst/>
                    </a:prstGeom>
                    <a:noFill/>
                    <a:ln>
                      <a:noFill/>
                    </a:ln>
                  </pic:spPr>
                </pic:pic>
              </a:graphicData>
            </a:graphic>
            <wp14:sizeRelH relativeFrom="margin">
              <wp14:pctWidth>0</wp14:pctWidth>
            </wp14:sizeRelH>
            <wp14:sizeRelV relativeFrom="margin">
              <wp14:pctHeight>0</wp14:pctHeight>
            </wp14:sizeRelV>
          </wp:anchor>
        </w:drawing>
      </w:r>
      <w:ins w:id="659" w:author="Adrien Adrien" w:date="2016-03-15T13:13:00Z">
        <w:r w:rsidRPr="0073040E">
          <w:rPr>
            <w:rStyle w:val="apple-style-span"/>
            <w:color w:val="000000"/>
          </w:rPr>
          <w:t xml:space="preserve"> </w:t>
        </w:r>
        <w:r>
          <w:rPr>
            <w:rStyle w:val="apple-style-span"/>
            <w:color w:val="000000"/>
          </w:rPr>
          <w:t>Cette architecture représente le modèle utilisateur et toutes les actions qu’il peut effectuer.</w:t>
        </w:r>
      </w:ins>
    </w:p>
    <w:p w14:paraId="608320E0" w14:textId="1C401271" w:rsidR="0073040E" w:rsidRDefault="0073040E">
      <w:pPr>
        <w:rPr>
          <w:ins w:id="660" w:author="Adrien Adrien" w:date="2016-03-15T13:12:00Z"/>
        </w:rPr>
      </w:pPr>
    </w:p>
    <w:p w14:paraId="5FB7E844" w14:textId="5B101633" w:rsidR="00646A4A" w:rsidRDefault="00646A4A" w:rsidP="00683F69"/>
    <w:p w14:paraId="2D56728A" w14:textId="7C78DD44" w:rsidR="00646A4A" w:rsidRDefault="00646A4A" w:rsidP="00646A4A">
      <w:pPr>
        <w:keepNext/>
        <w:jc w:val="center"/>
      </w:pPr>
    </w:p>
    <w:p w14:paraId="6874D8F2" w14:textId="77777777" w:rsidR="00646A4A" w:rsidRPr="00683F69" w:rsidRDefault="00646A4A" w:rsidP="00646A4A">
      <w:pPr>
        <w:pStyle w:val="Lgende"/>
        <w:jc w:val="center"/>
      </w:pPr>
      <w:r>
        <w:t xml:space="preserve">Figure </w:t>
      </w:r>
      <w:fldSimple w:instr=" SEQ Figure \* ARABIC ">
        <w:ins w:id="661" w:author="Adrien Adrien" w:date="2016-03-15T11:47:00Z">
          <w:r w:rsidR="00ED37C1">
            <w:rPr>
              <w:noProof/>
            </w:rPr>
            <w:t>20</w:t>
          </w:r>
        </w:ins>
        <w:del w:id="662" w:author="Adrien Adrien" w:date="2016-03-15T11:40:00Z">
          <w:r w:rsidDel="005B1FEC">
            <w:rPr>
              <w:noProof/>
            </w:rPr>
            <w:delText>13</w:delText>
          </w:r>
        </w:del>
      </w:fldSimple>
      <w:r>
        <w:t xml:space="preserve"> </w:t>
      </w:r>
      <w:r w:rsidRPr="00B328F9">
        <w:t>Architec</w:t>
      </w:r>
      <w:r>
        <w:t>ture du site pour un employé</w:t>
      </w:r>
    </w:p>
    <w:p w14:paraId="65B39A52" w14:textId="50CA1978" w:rsidR="0073040E" w:rsidRDefault="0073040E">
      <w:pPr>
        <w:rPr>
          <w:ins w:id="663" w:author="Adrien Adrien" w:date="2016-03-15T13:13:00Z"/>
          <w:lang w:eastAsia="fr-FR"/>
        </w:rPr>
      </w:pPr>
      <w:ins w:id="664" w:author="Adrien Adrien" w:date="2016-03-15T13:13:00Z">
        <w:r>
          <w:rPr>
            <w:lang w:eastAsia="fr-FR"/>
          </w:rPr>
          <w:br w:type="page"/>
        </w:r>
      </w:ins>
    </w:p>
    <w:p w14:paraId="65A36EFA" w14:textId="157E1F9C" w:rsidR="0073040E" w:rsidRDefault="0073040E" w:rsidP="0073040E">
      <w:pPr>
        <w:rPr>
          <w:ins w:id="665" w:author="Adrien Adrien" w:date="2016-03-15T13:13:00Z"/>
        </w:rPr>
      </w:pPr>
      <w:ins w:id="666" w:author="Adrien Adrien" w:date="2016-03-15T13:13:00Z">
        <w:r>
          <w:rPr>
            <w:rStyle w:val="apple-style-span"/>
            <w:color w:val="000000"/>
          </w:rPr>
          <w:lastRenderedPageBreak/>
          <w:t xml:space="preserve">Cette architecture représente le modèle </w:t>
        </w:r>
      </w:ins>
      <w:ins w:id="667" w:author="Adrien Adrien" w:date="2016-03-15T13:14:00Z">
        <w:r>
          <w:rPr>
            <w:rStyle w:val="apple-style-span"/>
            <w:color w:val="000000"/>
          </w:rPr>
          <w:t>employé</w:t>
        </w:r>
      </w:ins>
      <w:ins w:id="668" w:author="Adrien Adrien" w:date="2016-03-15T13:13:00Z">
        <w:r>
          <w:rPr>
            <w:rStyle w:val="apple-style-span"/>
            <w:color w:val="000000"/>
          </w:rPr>
          <w:t xml:space="preserve"> et toutes les actions qu’il peut effectuer.</w:t>
        </w:r>
      </w:ins>
    </w:p>
    <w:p w14:paraId="549E8C85" w14:textId="743FF6F1" w:rsidR="00990488" w:rsidRPr="00990488" w:rsidRDefault="0073040E" w:rsidP="00990488">
      <w:pPr>
        <w:rPr>
          <w:lang w:eastAsia="fr-FR"/>
        </w:rPr>
      </w:pPr>
      <w:r>
        <w:rPr>
          <w:noProof/>
          <w:lang w:eastAsia="fr-FR"/>
        </w:rPr>
        <w:drawing>
          <wp:anchor distT="0" distB="0" distL="114300" distR="114300" simplePos="0" relativeHeight="251666432" behindDoc="0" locked="0" layoutInCell="1" allowOverlap="1" wp14:anchorId="087A53B2" wp14:editId="28BC94C1">
            <wp:simplePos x="0" y="0"/>
            <wp:positionH relativeFrom="column">
              <wp:posOffset>1493973</wp:posOffset>
            </wp:positionH>
            <wp:positionV relativeFrom="paragraph">
              <wp:posOffset>101146</wp:posOffset>
            </wp:positionV>
            <wp:extent cx="6318225" cy="4836695"/>
            <wp:effectExtent l="0" t="0" r="6985" b="2540"/>
            <wp:wrapSquare wrapText="bothSides"/>
            <wp:docPr id="49" name="Image 49" descr="C:\Users\Anca\Desktop\RADUUUUUUUUUUUUUUUUUUUUUUUUUUUUUUUUUUUUUUUU\Communication Diagram Employ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ca\Desktop\RADUUUUUUUUUUUUUUUUUUUUUUUUUUUUUUUUUUUUUUUU\Communication Diagram Employé.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18225" cy="48366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990488" w:rsidRPr="00990488" w:rsidSect="000D3A78">
      <w:pgSz w:w="16838" w:h="11906" w:orient="landscape"/>
      <w:pgMar w:top="1418" w:right="1418" w:bottom="1418" w:left="1418"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19" w:author="Adrien Adrien" w:date="2016-03-15T11:20:00Z" w:initials="AA">
    <w:p w14:paraId="00706BFC" w14:textId="77777777" w:rsidR="008F717A" w:rsidRDefault="008F717A">
      <w:pPr>
        <w:pStyle w:val="Commentaire"/>
      </w:pPr>
      <w:r>
        <w:rPr>
          <w:rStyle w:val="Marquedecommentaire"/>
        </w:rPr>
        <w:annotationRef/>
      </w:r>
      <w:r>
        <w:t xml:space="preserve">Vraiment ? </w:t>
      </w:r>
    </w:p>
  </w:comment>
  <w:comment w:id="327" w:author="Adrien Adrien" w:date="2016-03-15T13:15:00Z" w:initials="AA">
    <w:p w14:paraId="7805CF79" w14:textId="579B9E22" w:rsidR="0073040E" w:rsidRDefault="0073040E">
      <w:pPr>
        <w:pStyle w:val="Commentaire"/>
      </w:pPr>
      <w:r>
        <w:rPr>
          <w:rStyle w:val="Marquedecommentaire"/>
        </w:rPr>
        <w:annotationRef/>
      </w:r>
      <w:r>
        <w:t>Example !</w:t>
      </w:r>
    </w:p>
  </w:comment>
  <w:comment w:id="342" w:author="Adrien Adrien" w:date="2016-03-15T11:22:00Z" w:initials="AA">
    <w:p w14:paraId="73EB60F6" w14:textId="77777777" w:rsidR="008F717A" w:rsidRDefault="008F717A">
      <w:pPr>
        <w:pStyle w:val="Commentaire"/>
      </w:pPr>
      <w:r>
        <w:rPr>
          <w:rStyle w:val="Marquedecommentaire"/>
        </w:rPr>
        <w:annotationRef/>
      </w:r>
      <w:r>
        <w:t>Pk parler anglais ?</w:t>
      </w:r>
    </w:p>
  </w:comment>
  <w:comment w:id="351" w:author="Adrien Adrien" w:date="2016-03-15T11:53:00Z" w:initials="AA">
    <w:p w14:paraId="08D368F3" w14:textId="52092D51" w:rsidR="008F717A" w:rsidRDefault="008F717A">
      <w:pPr>
        <w:pStyle w:val="Commentaire"/>
      </w:pPr>
      <w:r>
        <w:rPr>
          <w:rStyle w:val="Marquedecommentaire"/>
        </w:rPr>
        <w:annotationRef/>
      </w:r>
      <w:r>
        <w:t>Peut etre rajouter un titre a cette partie ?</w:t>
      </w:r>
    </w:p>
  </w:comment>
  <w:comment w:id="352" w:author="Adrien Adrien" w:date="2016-03-15T12:33:00Z" w:initials="AA">
    <w:p w14:paraId="1036FFCF" w14:textId="290059CE" w:rsidR="008D0AB2" w:rsidRDefault="008D0AB2">
      <w:pPr>
        <w:pStyle w:val="Commentaire"/>
      </w:pPr>
      <w:r>
        <w:rPr>
          <w:rStyle w:val="Marquedecommentair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706BFC" w15:done="0"/>
  <w15:commentEx w15:paraId="7805CF79" w15:done="0"/>
  <w15:commentEx w15:paraId="73EB60F6" w15:done="0"/>
  <w15:commentEx w15:paraId="08D368F3" w15:done="0"/>
  <w15:commentEx w15:paraId="1036FFCF" w15:paraIdParent="08D368F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BDD32B" w14:textId="77777777" w:rsidR="007F329C" w:rsidRDefault="007F329C" w:rsidP="005A3A6A">
      <w:pPr>
        <w:spacing w:after="0" w:line="240" w:lineRule="auto"/>
      </w:pPr>
      <w:r>
        <w:separator/>
      </w:r>
    </w:p>
  </w:endnote>
  <w:endnote w:type="continuationSeparator" w:id="0">
    <w:p w14:paraId="32956DB3" w14:textId="77777777" w:rsidR="007F329C" w:rsidRDefault="007F329C" w:rsidP="005A3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35809"/>
      <w:docPartObj>
        <w:docPartGallery w:val="Page Numbers (Bottom of Page)"/>
        <w:docPartUnique/>
      </w:docPartObj>
    </w:sdtPr>
    <w:sdtContent>
      <w:p w14:paraId="46A1CA8D" w14:textId="77777777" w:rsidR="008F717A" w:rsidRDefault="008F717A">
        <w:pPr>
          <w:pStyle w:val="Pieddepage"/>
          <w:jc w:val="center"/>
        </w:pPr>
        <w:r>
          <w:fldChar w:fldCharType="begin"/>
        </w:r>
        <w:r>
          <w:instrText>PAGE   \* MERGEFORMAT</w:instrText>
        </w:r>
        <w:r>
          <w:fldChar w:fldCharType="separate"/>
        </w:r>
        <w:r w:rsidR="0073040E">
          <w:rPr>
            <w:noProof/>
          </w:rPr>
          <w:t>9</w:t>
        </w:r>
        <w:r>
          <w:fldChar w:fldCharType="end"/>
        </w:r>
      </w:p>
    </w:sdtContent>
  </w:sdt>
  <w:p w14:paraId="47E44CA7" w14:textId="77777777" w:rsidR="008F717A" w:rsidRDefault="008F717A">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5917116"/>
      <w:docPartObj>
        <w:docPartGallery w:val="Page Numbers (Bottom of Page)"/>
        <w:docPartUnique/>
      </w:docPartObj>
    </w:sdtPr>
    <w:sdtContent>
      <w:p w14:paraId="0182A050" w14:textId="77777777" w:rsidR="008F717A" w:rsidRDefault="008F717A">
        <w:pPr>
          <w:pStyle w:val="Pieddepage"/>
          <w:jc w:val="center"/>
        </w:pPr>
        <w:r>
          <w:fldChar w:fldCharType="begin"/>
        </w:r>
        <w:r>
          <w:instrText>PAGE   \* MERGEFORMAT</w:instrText>
        </w:r>
        <w:r>
          <w:fldChar w:fldCharType="separate"/>
        </w:r>
        <w:r w:rsidR="0073040E">
          <w:rPr>
            <w:noProof/>
          </w:rPr>
          <w:t>0</w:t>
        </w:r>
        <w:r>
          <w:fldChar w:fldCharType="end"/>
        </w:r>
      </w:p>
    </w:sdtContent>
  </w:sdt>
  <w:p w14:paraId="0B4CBCFC" w14:textId="77777777" w:rsidR="008F717A" w:rsidRDefault="008F717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64D6C9" w14:textId="77777777" w:rsidR="007F329C" w:rsidRDefault="007F329C" w:rsidP="005A3A6A">
      <w:pPr>
        <w:spacing w:after="0" w:line="240" w:lineRule="auto"/>
      </w:pPr>
      <w:r>
        <w:separator/>
      </w:r>
    </w:p>
  </w:footnote>
  <w:footnote w:type="continuationSeparator" w:id="0">
    <w:p w14:paraId="70824D18" w14:textId="77777777" w:rsidR="007F329C" w:rsidRDefault="007F329C" w:rsidP="005A3A6A">
      <w:pPr>
        <w:spacing w:after="0" w:line="240" w:lineRule="auto"/>
      </w:pPr>
      <w:r>
        <w:continuationSeparator/>
      </w:r>
    </w:p>
  </w:footnote>
  <w:footnote w:id="1">
    <w:p w14:paraId="10429586" w14:textId="77777777" w:rsidR="008F717A" w:rsidRDefault="008F717A">
      <w:pPr>
        <w:pStyle w:val="Notedebasdepage"/>
      </w:pPr>
      <w:r>
        <w:rPr>
          <w:rStyle w:val="Appelnotedebasdep"/>
        </w:rPr>
        <w:footnoteRef/>
      </w:r>
      <w:r>
        <w:t xml:space="preserve"> </w:t>
      </w:r>
      <w:hyperlink r:id="rId1" w:history="1">
        <w:r w:rsidRPr="00E9008D">
          <w:rPr>
            <w:rStyle w:val="Lienhypertexte"/>
          </w:rPr>
          <w:t>https://www.cnil.fr/fr/la-prospection-commerciale-par-courrier-electronique</w:t>
        </w:r>
      </w:hyperlink>
    </w:p>
    <w:p w14:paraId="656F004E" w14:textId="77777777" w:rsidR="008F717A" w:rsidRDefault="008F717A">
      <w:pPr>
        <w:pStyle w:val="Notedebasdepag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C4536" w14:textId="77777777" w:rsidR="008F717A" w:rsidRPr="007E25FE" w:rsidRDefault="008F717A">
    <w:pPr>
      <w:pStyle w:val="En-tte"/>
      <w:rPr>
        <w:i/>
      </w:rPr>
    </w:pPr>
    <w:r w:rsidRPr="007E25FE">
      <w:rPr>
        <w:i/>
      </w:rPr>
      <w:t>Informatisation du service de location de salles municipales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9D861" w14:textId="77777777" w:rsidR="008F717A" w:rsidRPr="007E25FE" w:rsidRDefault="008F717A" w:rsidP="0040598A">
    <w:pPr>
      <w:pStyle w:val="En-tte"/>
      <w:rPr>
        <w:i/>
      </w:rPr>
    </w:pPr>
    <w:r w:rsidRPr="007E25FE">
      <w:rPr>
        <w:i/>
      </w:rPr>
      <w:t>Informatisation du service de location de salles municipales</w:t>
    </w:r>
  </w:p>
  <w:p w14:paraId="483EF082" w14:textId="77777777" w:rsidR="008F717A" w:rsidRDefault="008F717A">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65BC2"/>
    <w:multiLevelType w:val="multilevel"/>
    <w:tmpl w:val="E5EE9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E74D8D"/>
    <w:multiLevelType w:val="hybridMultilevel"/>
    <w:tmpl w:val="421A2A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BD2E09"/>
    <w:multiLevelType w:val="hybridMultilevel"/>
    <w:tmpl w:val="7E1672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B93781"/>
    <w:multiLevelType w:val="multilevel"/>
    <w:tmpl w:val="67163606"/>
    <w:lvl w:ilvl="0">
      <w:start w:val="1"/>
      <w:numFmt w:val="decimal"/>
      <w:lvlText w:val="%1."/>
      <w:lvlJc w:val="left"/>
      <w:pPr>
        <w:ind w:left="432"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4" w15:restartNumberingAfterBreak="0">
    <w:nsid w:val="14D73930"/>
    <w:multiLevelType w:val="hybridMultilevel"/>
    <w:tmpl w:val="49FEE9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21D5C77"/>
    <w:multiLevelType w:val="hybridMultilevel"/>
    <w:tmpl w:val="5B508808"/>
    <w:lvl w:ilvl="0" w:tplc="7E5280D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AD31799"/>
    <w:multiLevelType w:val="hybridMultilevel"/>
    <w:tmpl w:val="FF84FB20"/>
    <w:lvl w:ilvl="0" w:tplc="B4C680E6">
      <w:start w:val="4"/>
      <w:numFmt w:val="bullet"/>
      <w:lvlText w:val="-"/>
      <w:lvlJc w:val="left"/>
      <w:pPr>
        <w:ind w:left="720" w:hanging="360"/>
      </w:pPr>
      <w:rPr>
        <w:rFonts w:ascii="Times New Roman" w:eastAsia="Times New Roman" w:hAnsi="Times New Roman" w:cs="Times New Roman"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E7F064C"/>
    <w:multiLevelType w:val="hybridMultilevel"/>
    <w:tmpl w:val="2402B208"/>
    <w:lvl w:ilvl="0" w:tplc="100AAFC2">
      <w:start w:val="1"/>
      <w:numFmt w:val="decimal"/>
      <w:lvlText w:val="%1."/>
      <w:lvlJc w:val="left"/>
      <w:pPr>
        <w:ind w:left="432" w:hanging="360"/>
      </w:pPr>
      <w:rPr>
        <w:rFonts w:hint="default"/>
      </w:rPr>
    </w:lvl>
    <w:lvl w:ilvl="1" w:tplc="040C0019">
      <w:start w:val="1"/>
      <w:numFmt w:val="lowerLetter"/>
      <w:lvlText w:val="%2."/>
      <w:lvlJc w:val="left"/>
      <w:pPr>
        <w:ind w:left="1152" w:hanging="360"/>
      </w:pPr>
    </w:lvl>
    <w:lvl w:ilvl="2" w:tplc="040C001B" w:tentative="1">
      <w:start w:val="1"/>
      <w:numFmt w:val="lowerRoman"/>
      <w:lvlText w:val="%3."/>
      <w:lvlJc w:val="right"/>
      <w:pPr>
        <w:ind w:left="1872" w:hanging="180"/>
      </w:pPr>
    </w:lvl>
    <w:lvl w:ilvl="3" w:tplc="040C000F" w:tentative="1">
      <w:start w:val="1"/>
      <w:numFmt w:val="decimal"/>
      <w:lvlText w:val="%4."/>
      <w:lvlJc w:val="left"/>
      <w:pPr>
        <w:ind w:left="2592" w:hanging="360"/>
      </w:pPr>
    </w:lvl>
    <w:lvl w:ilvl="4" w:tplc="040C0019" w:tentative="1">
      <w:start w:val="1"/>
      <w:numFmt w:val="lowerLetter"/>
      <w:lvlText w:val="%5."/>
      <w:lvlJc w:val="left"/>
      <w:pPr>
        <w:ind w:left="3312" w:hanging="360"/>
      </w:pPr>
    </w:lvl>
    <w:lvl w:ilvl="5" w:tplc="040C001B" w:tentative="1">
      <w:start w:val="1"/>
      <w:numFmt w:val="lowerRoman"/>
      <w:lvlText w:val="%6."/>
      <w:lvlJc w:val="right"/>
      <w:pPr>
        <w:ind w:left="4032" w:hanging="180"/>
      </w:pPr>
    </w:lvl>
    <w:lvl w:ilvl="6" w:tplc="040C000F" w:tentative="1">
      <w:start w:val="1"/>
      <w:numFmt w:val="decimal"/>
      <w:lvlText w:val="%7."/>
      <w:lvlJc w:val="left"/>
      <w:pPr>
        <w:ind w:left="4752" w:hanging="360"/>
      </w:pPr>
    </w:lvl>
    <w:lvl w:ilvl="7" w:tplc="040C0019" w:tentative="1">
      <w:start w:val="1"/>
      <w:numFmt w:val="lowerLetter"/>
      <w:lvlText w:val="%8."/>
      <w:lvlJc w:val="left"/>
      <w:pPr>
        <w:ind w:left="5472" w:hanging="360"/>
      </w:pPr>
    </w:lvl>
    <w:lvl w:ilvl="8" w:tplc="040C001B" w:tentative="1">
      <w:start w:val="1"/>
      <w:numFmt w:val="lowerRoman"/>
      <w:lvlText w:val="%9."/>
      <w:lvlJc w:val="right"/>
      <w:pPr>
        <w:ind w:left="6192" w:hanging="180"/>
      </w:pPr>
    </w:lvl>
  </w:abstractNum>
  <w:abstractNum w:abstractNumId="8" w15:restartNumberingAfterBreak="0">
    <w:nsid w:val="2F091C86"/>
    <w:multiLevelType w:val="hybridMultilevel"/>
    <w:tmpl w:val="2168E57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49C0257"/>
    <w:multiLevelType w:val="hybridMultilevel"/>
    <w:tmpl w:val="D17AD5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70B4CCE"/>
    <w:multiLevelType w:val="hybridMultilevel"/>
    <w:tmpl w:val="9510F9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B5C05C9"/>
    <w:multiLevelType w:val="hybridMultilevel"/>
    <w:tmpl w:val="627A7E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EFD27F1"/>
    <w:multiLevelType w:val="hybridMultilevel"/>
    <w:tmpl w:val="0DF4AEB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2561AC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3F256B0"/>
    <w:multiLevelType w:val="hybridMultilevel"/>
    <w:tmpl w:val="B57CF05E"/>
    <w:lvl w:ilvl="0" w:tplc="B4C680E6">
      <w:start w:val="4"/>
      <w:numFmt w:val="bullet"/>
      <w:lvlText w:val="-"/>
      <w:lvlJc w:val="left"/>
      <w:pPr>
        <w:ind w:left="720" w:hanging="360"/>
      </w:pPr>
      <w:rPr>
        <w:rFonts w:ascii="Times New Roman" w:eastAsia="Times New Roman" w:hAnsi="Times New Roman" w:cs="Times New Roman"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4EF4B58"/>
    <w:multiLevelType w:val="hybridMultilevel"/>
    <w:tmpl w:val="1CC64CDC"/>
    <w:lvl w:ilvl="0" w:tplc="4266B944">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5F2176C"/>
    <w:multiLevelType w:val="hybridMultilevel"/>
    <w:tmpl w:val="8FDA3FB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5F46E25"/>
    <w:multiLevelType w:val="hybridMultilevel"/>
    <w:tmpl w:val="AEF69ADA"/>
    <w:lvl w:ilvl="0" w:tplc="0A803FAA">
      <w:start w:val="1"/>
      <w:numFmt w:val="upperLetter"/>
      <w:lvlText w:val="%1."/>
      <w:lvlJc w:val="left"/>
      <w:pPr>
        <w:ind w:left="432" w:hanging="360"/>
      </w:pPr>
      <w:rPr>
        <w:rFonts w:hint="default"/>
        <w:b/>
      </w:rPr>
    </w:lvl>
    <w:lvl w:ilvl="1" w:tplc="040C0019" w:tentative="1">
      <w:start w:val="1"/>
      <w:numFmt w:val="lowerLetter"/>
      <w:lvlText w:val="%2."/>
      <w:lvlJc w:val="left"/>
      <w:pPr>
        <w:ind w:left="1152" w:hanging="360"/>
      </w:pPr>
    </w:lvl>
    <w:lvl w:ilvl="2" w:tplc="040C001B" w:tentative="1">
      <w:start w:val="1"/>
      <w:numFmt w:val="lowerRoman"/>
      <w:lvlText w:val="%3."/>
      <w:lvlJc w:val="right"/>
      <w:pPr>
        <w:ind w:left="1872" w:hanging="180"/>
      </w:pPr>
    </w:lvl>
    <w:lvl w:ilvl="3" w:tplc="040C000F" w:tentative="1">
      <w:start w:val="1"/>
      <w:numFmt w:val="decimal"/>
      <w:lvlText w:val="%4."/>
      <w:lvlJc w:val="left"/>
      <w:pPr>
        <w:ind w:left="2592" w:hanging="360"/>
      </w:pPr>
    </w:lvl>
    <w:lvl w:ilvl="4" w:tplc="040C0019" w:tentative="1">
      <w:start w:val="1"/>
      <w:numFmt w:val="lowerLetter"/>
      <w:lvlText w:val="%5."/>
      <w:lvlJc w:val="left"/>
      <w:pPr>
        <w:ind w:left="3312" w:hanging="360"/>
      </w:pPr>
    </w:lvl>
    <w:lvl w:ilvl="5" w:tplc="040C001B" w:tentative="1">
      <w:start w:val="1"/>
      <w:numFmt w:val="lowerRoman"/>
      <w:lvlText w:val="%6."/>
      <w:lvlJc w:val="right"/>
      <w:pPr>
        <w:ind w:left="4032" w:hanging="180"/>
      </w:pPr>
    </w:lvl>
    <w:lvl w:ilvl="6" w:tplc="040C000F" w:tentative="1">
      <w:start w:val="1"/>
      <w:numFmt w:val="decimal"/>
      <w:lvlText w:val="%7."/>
      <w:lvlJc w:val="left"/>
      <w:pPr>
        <w:ind w:left="4752" w:hanging="360"/>
      </w:pPr>
    </w:lvl>
    <w:lvl w:ilvl="7" w:tplc="040C0019" w:tentative="1">
      <w:start w:val="1"/>
      <w:numFmt w:val="lowerLetter"/>
      <w:lvlText w:val="%8."/>
      <w:lvlJc w:val="left"/>
      <w:pPr>
        <w:ind w:left="5472" w:hanging="360"/>
      </w:pPr>
    </w:lvl>
    <w:lvl w:ilvl="8" w:tplc="040C001B" w:tentative="1">
      <w:start w:val="1"/>
      <w:numFmt w:val="lowerRoman"/>
      <w:lvlText w:val="%9."/>
      <w:lvlJc w:val="right"/>
      <w:pPr>
        <w:ind w:left="6192" w:hanging="180"/>
      </w:pPr>
    </w:lvl>
  </w:abstractNum>
  <w:abstractNum w:abstractNumId="18" w15:restartNumberingAfterBreak="0">
    <w:nsid w:val="47EF6735"/>
    <w:multiLevelType w:val="hybridMultilevel"/>
    <w:tmpl w:val="B9823B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ACB0613"/>
    <w:multiLevelType w:val="hybridMultilevel"/>
    <w:tmpl w:val="A134B026"/>
    <w:lvl w:ilvl="0" w:tplc="1F544B86">
      <w:start w:val="12"/>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BA95290"/>
    <w:multiLevelType w:val="multilevel"/>
    <w:tmpl w:val="605C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BBF196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02A1AA0"/>
    <w:multiLevelType w:val="hybridMultilevel"/>
    <w:tmpl w:val="2A684B88"/>
    <w:lvl w:ilvl="0" w:tplc="7A4C13AC">
      <w:start w:val="1"/>
      <w:numFmt w:val="upperLetter"/>
      <w:lvlText w:val="%1."/>
      <w:lvlJc w:val="left"/>
      <w:pPr>
        <w:ind w:left="432" w:hanging="360"/>
      </w:pPr>
      <w:rPr>
        <w:rFonts w:hint="default"/>
      </w:rPr>
    </w:lvl>
    <w:lvl w:ilvl="1" w:tplc="040C0019" w:tentative="1">
      <w:start w:val="1"/>
      <w:numFmt w:val="lowerLetter"/>
      <w:lvlText w:val="%2."/>
      <w:lvlJc w:val="left"/>
      <w:pPr>
        <w:ind w:left="1152" w:hanging="360"/>
      </w:pPr>
    </w:lvl>
    <w:lvl w:ilvl="2" w:tplc="040C001B" w:tentative="1">
      <w:start w:val="1"/>
      <w:numFmt w:val="lowerRoman"/>
      <w:lvlText w:val="%3."/>
      <w:lvlJc w:val="right"/>
      <w:pPr>
        <w:ind w:left="1872" w:hanging="180"/>
      </w:pPr>
    </w:lvl>
    <w:lvl w:ilvl="3" w:tplc="040C000F" w:tentative="1">
      <w:start w:val="1"/>
      <w:numFmt w:val="decimal"/>
      <w:lvlText w:val="%4."/>
      <w:lvlJc w:val="left"/>
      <w:pPr>
        <w:ind w:left="2592" w:hanging="360"/>
      </w:pPr>
    </w:lvl>
    <w:lvl w:ilvl="4" w:tplc="040C0019" w:tentative="1">
      <w:start w:val="1"/>
      <w:numFmt w:val="lowerLetter"/>
      <w:lvlText w:val="%5."/>
      <w:lvlJc w:val="left"/>
      <w:pPr>
        <w:ind w:left="3312" w:hanging="360"/>
      </w:pPr>
    </w:lvl>
    <w:lvl w:ilvl="5" w:tplc="040C001B" w:tentative="1">
      <w:start w:val="1"/>
      <w:numFmt w:val="lowerRoman"/>
      <w:lvlText w:val="%6."/>
      <w:lvlJc w:val="right"/>
      <w:pPr>
        <w:ind w:left="4032" w:hanging="180"/>
      </w:pPr>
    </w:lvl>
    <w:lvl w:ilvl="6" w:tplc="040C000F" w:tentative="1">
      <w:start w:val="1"/>
      <w:numFmt w:val="decimal"/>
      <w:lvlText w:val="%7."/>
      <w:lvlJc w:val="left"/>
      <w:pPr>
        <w:ind w:left="4752" w:hanging="360"/>
      </w:pPr>
    </w:lvl>
    <w:lvl w:ilvl="7" w:tplc="040C0019" w:tentative="1">
      <w:start w:val="1"/>
      <w:numFmt w:val="lowerLetter"/>
      <w:lvlText w:val="%8."/>
      <w:lvlJc w:val="left"/>
      <w:pPr>
        <w:ind w:left="5472" w:hanging="360"/>
      </w:pPr>
    </w:lvl>
    <w:lvl w:ilvl="8" w:tplc="040C001B" w:tentative="1">
      <w:start w:val="1"/>
      <w:numFmt w:val="lowerRoman"/>
      <w:lvlText w:val="%9."/>
      <w:lvlJc w:val="right"/>
      <w:pPr>
        <w:ind w:left="6192" w:hanging="180"/>
      </w:pPr>
    </w:lvl>
  </w:abstractNum>
  <w:abstractNum w:abstractNumId="23" w15:restartNumberingAfterBreak="0">
    <w:nsid w:val="51B024FF"/>
    <w:multiLevelType w:val="hybridMultilevel"/>
    <w:tmpl w:val="0AF0D7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23A3147"/>
    <w:multiLevelType w:val="multilevel"/>
    <w:tmpl w:val="7A2E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695B72"/>
    <w:multiLevelType w:val="hybridMultilevel"/>
    <w:tmpl w:val="DCAE9E9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5CB1FC5"/>
    <w:multiLevelType w:val="multilevel"/>
    <w:tmpl w:val="14A0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6F81EAA"/>
    <w:multiLevelType w:val="multilevel"/>
    <w:tmpl w:val="240AD7A8"/>
    <w:lvl w:ilvl="0">
      <w:start w:val="2"/>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D635F8F"/>
    <w:multiLevelType w:val="hybridMultilevel"/>
    <w:tmpl w:val="CAAE05AA"/>
    <w:lvl w:ilvl="0" w:tplc="CC5C6BE6">
      <w:start w:val="1"/>
      <w:numFmt w:val="bullet"/>
      <w:lvlText w:val=""/>
      <w:lvlJc w:val="left"/>
      <w:pPr>
        <w:ind w:left="1536" w:hanging="360"/>
      </w:pPr>
      <w:rPr>
        <w:rFonts w:ascii="Wingdings" w:eastAsia="Times New Roman" w:hAnsi="Wingdings" w:cs="Times New Roman" w:hint="default"/>
      </w:rPr>
    </w:lvl>
    <w:lvl w:ilvl="1" w:tplc="040C0003" w:tentative="1">
      <w:start w:val="1"/>
      <w:numFmt w:val="bullet"/>
      <w:lvlText w:val="o"/>
      <w:lvlJc w:val="left"/>
      <w:pPr>
        <w:ind w:left="2256" w:hanging="360"/>
      </w:pPr>
      <w:rPr>
        <w:rFonts w:ascii="Courier New" w:hAnsi="Courier New" w:cs="Courier New" w:hint="default"/>
      </w:rPr>
    </w:lvl>
    <w:lvl w:ilvl="2" w:tplc="040C0005" w:tentative="1">
      <w:start w:val="1"/>
      <w:numFmt w:val="bullet"/>
      <w:lvlText w:val=""/>
      <w:lvlJc w:val="left"/>
      <w:pPr>
        <w:ind w:left="2976" w:hanging="360"/>
      </w:pPr>
      <w:rPr>
        <w:rFonts w:ascii="Wingdings" w:hAnsi="Wingdings" w:hint="default"/>
      </w:rPr>
    </w:lvl>
    <w:lvl w:ilvl="3" w:tplc="040C0001" w:tentative="1">
      <w:start w:val="1"/>
      <w:numFmt w:val="bullet"/>
      <w:lvlText w:val=""/>
      <w:lvlJc w:val="left"/>
      <w:pPr>
        <w:ind w:left="3696" w:hanging="360"/>
      </w:pPr>
      <w:rPr>
        <w:rFonts w:ascii="Symbol" w:hAnsi="Symbol" w:hint="default"/>
      </w:rPr>
    </w:lvl>
    <w:lvl w:ilvl="4" w:tplc="040C0003" w:tentative="1">
      <w:start w:val="1"/>
      <w:numFmt w:val="bullet"/>
      <w:lvlText w:val="o"/>
      <w:lvlJc w:val="left"/>
      <w:pPr>
        <w:ind w:left="4416" w:hanging="360"/>
      </w:pPr>
      <w:rPr>
        <w:rFonts w:ascii="Courier New" w:hAnsi="Courier New" w:cs="Courier New" w:hint="default"/>
      </w:rPr>
    </w:lvl>
    <w:lvl w:ilvl="5" w:tplc="040C0005" w:tentative="1">
      <w:start w:val="1"/>
      <w:numFmt w:val="bullet"/>
      <w:lvlText w:val=""/>
      <w:lvlJc w:val="left"/>
      <w:pPr>
        <w:ind w:left="5136" w:hanging="360"/>
      </w:pPr>
      <w:rPr>
        <w:rFonts w:ascii="Wingdings" w:hAnsi="Wingdings" w:hint="default"/>
      </w:rPr>
    </w:lvl>
    <w:lvl w:ilvl="6" w:tplc="040C0001" w:tentative="1">
      <w:start w:val="1"/>
      <w:numFmt w:val="bullet"/>
      <w:lvlText w:val=""/>
      <w:lvlJc w:val="left"/>
      <w:pPr>
        <w:ind w:left="5856" w:hanging="360"/>
      </w:pPr>
      <w:rPr>
        <w:rFonts w:ascii="Symbol" w:hAnsi="Symbol" w:hint="default"/>
      </w:rPr>
    </w:lvl>
    <w:lvl w:ilvl="7" w:tplc="040C0003" w:tentative="1">
      <w:start w:val="1"/>
      <w:numFmt w:val="bullet"/>
      <w:lvlText w:val="o"/>
      <w:lvlJc w:val="left"/>
      <w:pPr>
        <w:ind w:left="6576" w:hanging="360"/>
      </w:pPr>
      <w:rPr>
        <w:rFonts w:ascii="Courier New" w:hAnsi="Courier New" w:cs="Courier New" w:hint="default"/>
      </w:rPr>
    </w:lvl>
    <w:lvl w:ilvl="8" w:tplc="040C0005" w:tentative="1">
      <w:start w:val="1"/>
      <w:numFmt w:val="bullet"/>
      <w:lvlText w:val=""/>
      <w:lvlJc w:val="left"/>
      <w:pPr>
        <w:ind w:left="7296" w:hanging="360"/>
      </w:pPr>
      <w:rPr>
        <w:rFonts w:ascii="Wingdings" w:hAnsi="Wingdings" w:hint="default"/>
      </w:rPr>
    </w:lvl>
  </w:abstractNum>
  <w:abstractNum w:abstractNumId="29" w15:restartNumberingAfterBreak="0">
    <w:nsid w:val="5FE1770A"/>
    <w:multiLevelType w:val="hybridMultilevel"/>
    <w:tmpl w:val="2CEA91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0E7415D"/>
    <w:multiLevelType w:val="hybridMultilevel"/>
    <w:tmpl w:val="D02CCCBC"/>
    <w:lvl w:ilvl="0" w:tplc="195C5B4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3C66CB7"/>
    <w:multiLevelType w:val="multilevel"/>
    <w:tmpl w:val="CEDA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E53D83"/>
    <w:multiLevelType w:val="multilevel"/>
    <w:tmpl w:val="67163606"/>
    <w:lvl w:ilvl="0">
      <w:start w:val="1"/>
      <w:numFmt w:val="decimal"/>
      <w:lvlText w:val="%1."/>
      <w:lvlJc w:val="left"/>
      <w:pPr>
        <w:ind w:left="432"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33" w15:restartNumberingAfterBreak="0">
    <w:nsid w:val="67B97170"/>
    <w:multiLevelType w:val="multilevel"/>
    <w:tmpl w:val="67163606"/>
    <w:lvl w:ilvl="0">
      <w:start w:val="1"/>
      <w:numFmt w:val="decimal"/>
      <w:lvlText w:val="%1."/>
      <w:lvlJc w:val="left"/>
      <w:pPr>
        <w:ind w:left="432"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34" w15:restartNumberingAfterBreak="0">
    <w:nsid w:val="69AC4AB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B02027A"/>
    <w:multiLevelType w:val="hybridMultilevel"/>
    <w:tmpl w:val="81762C48"/>
    <w:lvl w:ilvl="0" w:tplc="1E4E0B00">
      <w:start w:val="4"/>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B433D4A"/>
    <w:multiLevelType w:val="hybridMultilevel"/>
    <w:tmpl w:val="0BF6520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5B3277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5EF15EA"/>
    <w:multiLevelType w:val="hybridMultilevel"/>
    <w:tmpl w:val="F11EBDD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B0A1082"/>
    <w:multiLevelType w:val="hybridMultilevel"/>
    <w:tmpl w:val="D02CCCBC"/>
    <w:lvl w:ilvl="0" w:tplc="195C5B4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24"/>
  </w:num>
  <w:num w:numId="3">
    <w:abstractNumId w:val="28"/>
  </w:num>
  <w:num w:numId="4">
    <w:abstractNumId w:val="5"/>
  </w:num>
  <w:num w:numId="5">
    <w:abstractNumId w:val="1"/>
  </w:num>
  <w:num w:numId="6">
    <w:abstractNumId w:val="23"/>
  </w:num>
  <w:num w:numId="7">
    <w:abstractNumId w:val="38"/>
  </w:num>
  <w:num w:numId="8">
    <w:abstractNumId w:val="10"/>
  </w:num>
  <w:num w:numId="9">
    <w:abstractNumId w:val="15"/>
  </w:num>
  <w:num w:numId="10">
    <w:abstractNumId w:val="3"/>
  </w:num>
  <w:num w:numId="11">
    <w:abstractNumId w:val="8"/>
  </w:num>
  <w:num w:numId="12">
    <w:abstractNumId w:val="6"/>
  </w:num>
  <w:num w:numId="13">
    <w:abstractNumId w:val="22"/>
  </w:num>
  <w:num w:numId="14">
    <w:abstractNumId w:val="17"/>
  </w:num>
  <w:num w:numId="15">
    <w:abstractNumId w:val="11"/>
  </w:num>
  <w:num w:numId="16">
    <w:abstractNumId w:val="30"/>
  </w:num>
  <w:num w:numId="17">
    <w:abstractNumId w:val="39"/>
  </w:num>
  <w:num w:numId="18">
    <w:abstractNumId w:val="18"/>
  </w:num>
  <w:num w:numId="19">
    <w:abstractNumId w:val="9"/>
  </w:num>
  <w:num w:numId="20">
    <w:abstractNumId w:val="2"/>
  </w:num>
  <w:num w:numId="21">
    <w:abstractNumId w:val="4"/>
  </w:num>
  <w:num w:numId="22">
    <w:abstractNumId w:val="35"/>
  </w:num>
  <w:num w:numId="23">
    <w:abstractNumId w:val="16"/>
  </w:num>
  <w:num w:numId="24">
    <w:abstractNumId w:val="12"/>
  </w:num>
  <w:num w:numId="25">
    <w:abstractNumId w:val="36"/>
  </w:num>
  <w:num w:numId="26">
    <w:abstractNumId w:val="0"/>
  </w:num>
  <w:num w:numId="27">
    <w:abstractNumId w:val="20"/>
  </w:num>
  <w:num w:numId="28">
    <w:abstractNumId w:val="26"/>
  </w:num>
  <w:num w:numId="29">
    <w:abstractNumId w:val="14"/>
  </w:num>
  <w:num w:numId="30">
    <w:abstractNumId w:val="29"/>
  </w:num>
  <w:num w:numId="31">
    <w:abstractNumId w:val="13"/>
  </w:num>
  <w:num w:numId="32">
    <w:abstractNumId w:val="27"/>
  </w:num>
  <w:num w:numId="33">
    <w:abstractNumId w:val="34"/>
  </w:num>
  <w:num w:numId="34">
    <w:abstractNumId w:val="21"/>
  </w:num>
  <w:num w:numId="35">
    <w:abstractNumId w:val="37"/>
  </w:num>
  <w:num w:numId="36">
    <w:abstractNumId w:val="25"/>
  </w:num>
  <w:num w:numId="37">
    <w:abstractNumId w:val="32"/>
  </w:num>
  <w:num w:numId="38">
    <w:abstractNumId w:val="33"/>
  </w:num>
  <w:num w:numId="39">
    <w:abstractNumId w:val="31"/>
  </w:num>
  <w:num w:numId="40">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rien Adrien">
    <w15:presenceInfo w15:providerId="Windows Live" w15:userId="8336336d65029b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087"/>
    <w:rsid w:val="00005A96"/>
    <w:rsid w:val="00026CF2"/>
    <w:rsid w:val="000309AE"/>
    <w:rsid w:val="00031152"/>
    <w:rsid w:val="000450AC"/>
    <w:rsid w:val="00061A64"/>
    <w:rsid w:val="00061D08"/>
    <w:rsid w:val="000719D5"/>
    <w:rsid w:val="0007380B"/>
    <w:rsid w:val="00074E9B"/>
    <w:rsid w:val="000A25C1"/>
    <w:rsid w:val="000C6D81"/>
    <w:rsid w:val="000C7166"/>
    <w:rsid w:val="000D3A78"/>
    <w:rsid w:val="000D5087"/>
    <w:rsid w:val="0010787E"/>
    <w:rsid w:val="00124050"/>
    <w:rsid w:val="00133D57"/>
    <w:rsid w:val="001439B5"/>
    <w:rsid w:val="001579EC"/>
    <w:rsid w:val="00166C3E"/>
    <w:rsid w:val="00172538"/>
    <w:rsid w:val="00174CD2"/>
    <w:rsid w:val="001B22E5"/>
    <w:rsid w:val="001B5BF2"/>
    <w:rsid w:val="001D030C"/>
    <w:rsid w:val="001E33CB"/>
    <w:rsid w:val="00211FCD"/>
    <w:rsid w:val="0021205D"/>
    <w:rsid w:val="002228A4"/>
    <w:rsid w:val="00235E75"/>
    <w:rsid w:val="002369AB"/>
    <w:rsid w:val="002404E8"/>
    <w:rsid w:val="00260892"/>
    <w:rsid w:val="0026407B"/>
    <w:rsid w:val="00272097"/>
    <w:rsid w:val="00276F43"/>
    <w:rsid w:val="00290675"/>
    <w:rsid w:val="002C0F3E"/>
    <w:rsid w:val="00320625"/>
    <w:rsid w:val="00343547"/>
    <w:rsid w:val="00343B82"/>
    <w:rsid w:val="00371D8D"/>
    <w:rsid w:val="003869E7"/>
    <w:rsid w:val="0039077C"/>
    <w:rsid w:val="003B60B9"/>
    <w:rsid w:val="003D26AB"/>
    <w:rsid w:val="003D57F3"/>
    <w:rsid w:val="0040070F"/>
    <w:rsid w:val="0040598A"/>
    <w:rsid w:val="00410DA4"/>
    <w:rsid w:val="004155A9"/>
    <w:rsid w:val="0042088C"/>
    <w:rsid w:val="00421EDF"/>
    <w:rsid w:val="00467F84"/>
    <w:rsid w:val="00476BB4"/>
    <w:rsid w:val="0048722A"/>
    <w:rsid w:val="00495825"/>
    <w:rsid w:val="004A1B59"/>
    <w:rsid w:val="004B1F96"/>
    <w:rsid w:val="004B4DB5"/>
    <w:rsid w:val="004B66F2"/>
    <w:rsid w:val="004C523D"/>
    <w:rsid w:val="004F1FF8"/>
    <w:rsid w:val="00523DE3"/>
    <w:rsid w:val="005651E1"/>
    <w:rsid w:val="00576FF3"/>
    <w:rsid w:val="0059234C"/>
    <w:rsid w:val="005A3A6A"/>
    <w:rsid w:val="005A6A39"/>
    <w:rsid w:val="005B1FEC"/>
    <w:rsid w:val="005C2C09"/>
    <w:rsid w:val="005D7482"/>
    <w:rsid w:val="005E15E1"/>
    <w:rsid w:val="005E25B5"/>
    <w:rsid w:val="005E276E"/>
    <w:rsid w:val="005E50BF"/>
    <w:rsid w:val="0060263C"/>
    <w:rsid w:val="0060729B"/>
    <w:rsid w:val="00607E5C"/>
    <w:rsid w:val="006170D6"/>
    <w:rsid w:val="00640D1B"/>
    <w:rsid w:val="006419A9"/>
    <w:rsid w:val="00646A4A"/>
    <w:rsid w:val="00663BDE"/>
    <w:rsid w:val="0067730F"/>
    <w:rsid w:val="00683F69"/>
    <w:rsid w:val="006B1647"/>
    <w:rsid w:val="006B45B4"/>
    <w:rsid w:val="006B55FA"/>
    <w:rsid w:val="006E0DB7"/>
    <w:rsid w:val="006F7B79"/>
    <w:rsid w:val="00703587"/>
    <w:rsid w:val="00704A43"/>
    <w:rsid w:val="00707B9F"/>
    <w:rsid w:val="00707D38"/>
    <w:rsid w:val="0073040E"/>
    <w:rsid w:val="00733DE5"/>
    <w:rsid w:val="00773039"/>
    <w:rsid w:val="007852A9"/>
    <w:rsid w:val="007D2E50"/>
    <w:rsid w:val="007E01A4"/>
    <w:rsid w:val="007E25FE"/>
    <w:rsid w:val="007E6DE4"/>
    <w:rsid w:val="007F329C"/>
    <w:rsid w:val="007F6673"/>
    <w:rsid w:val="00812559"/>
    <w:rsid w:val="008137F0"/>
    <w:rsid w:val="008223FB"/>
    <w:rsid w:val="0085707A"/>
    <w:rsid w:val="00860228"/>
    <w:rsid w:val="008679AF"/>
    <w:rsid w:val="008B26DC"/>
    <w:rsid w:val="008C2917"/>
    <w:rsid w:val="008D0AB2"/>
    <w:rsid w:val="008E2009"/>
    <w:rsid w:val="008F67E5"/>
    <w:rsid w:val="008F717A"/>
    <w:rsid w:val="00934E21"/>
    <w:rsid w:val="0096052F"/>
    <w:rsid w:val="00966BBE"/>
    <w:rsid w:val="00967499"/>
    <w:rsid w:val="00990488"/>
    <w:rsid w:val="009D6F98"/>
    <w:rsid w:val="009D7BCF"/>
    <w:rsid w:val="009F572A"/>
    <w:rsid w:val="00A21DFE"/>
    <w:rsid w:val="00A83284"/>
    <w:rsid w:val="00A873E6"/>
    <w:rsid w:val="00A95184"/>
    <w:rsid w:val="00AA7FC6"/>
    <w:rsid w:val="00AB5FCA"/>
    <w:rsid w:val="00AB7C63"/>
    <w:rsid w:val="00AC46E7"/>
    <w:rsid w:val="00B17F1D"/>
    <w:rsid w:val="00B57530"/>
    <w:rsid w:val="00B60B80"/>
    <w:rsid w:val="00B6329C"/>
    <w:rsid w:val="00B705C0"/>
    <w:rsid w:val="00BB11C0"/>
    <w:rsid w:val="00BC0981"/>
    <w:rsid w:val="00BC5907"/>
    <w:rsid w:val="00BD1DF9"/>
    <w:rsid w:val="00BE14E4"/>
    <w:rsid w:val="00BF05C6"/>
    <w:rsid w:val="00C05B9A"/>
    <w:rsid w:val="00C0656F"/>
    <w:rsid w:val="00C103CB"/>
    <w:rsid w:val="00C26264"/>
    <w:rsid w:val="00C27878"/>
    <w:rsid w:val="00C67EE0"/>
    <w:rsid w:val="00CA7BFE"/>
    <w:rsid w:val="00CB4571"/>
    <w:rsid w:val="00CC1F30"/>
    <w:rsid w:val="00CE3355"/>
    <w:rsid w:val="00CE4F69"/>
    <w:rsid w:val="00CF5168"/>
    <w:rsid w:val="00CF738C"/>
    <w:rsid w:val="00D20EDF"/>
    <w:rsid w:val="00D34018"/>
    <w:rsid w:val="00D64A8E"/>
    <w:rsid w:val="00D9375E"/>
    <w:rsid w:val="00DB18DA"/>
    <w:rsid w:val="00E23198"/>
    <w:rsid w:val="00E25327"/>
    <w:rsid w:val="00E30E75"/>
    <w:rsid w:val="00E61C67"/>
    <w:rsid w:val="00E656A5"/>
    <w:rsid w:val="00E76532"/>
    <w:rsid w:val="00E9269F"/>
    <w:rsid w:val="00E935F6"/>
    <w:rsid w:val="00EA1721"/>
    <w:rsid w:val="00EC60C4"/>
    <w:rsid w:val="00ED1396"/>
    <w:rsid w:val="00ED37C1"/>
    <w:rsid w:val="00EF23F9"/>
    <w:rsid w:val="00F111B3"/>
    <w:rsid w:val="00F32ADA"/>
    <w:rsid w:val="00F36942"/>
    <w:rsid w:val="00F51043"/>
    <w:rsid w:val="00F6121E"/>
    <w:rsid w:val="00F63318"/>
    <w:rsid w:val="00F67EEE"/>
    <w:rsid w:val="00F74843"/>
    <w:rsid w:val="00F82119"/>
    <w:rsid w:val="00F832FF"/>
    <w:rsid w:val="00FD07E8"/>
    <w:rsid w:val="00FD2934"/>
    <w:rsid w:val="00FD4807"/>
    <w:rsid w:val="00FE1329"/>
    <w:rsid w:val="00FE3FC9"/>
    <w:rsid w:val="00FE66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F5382"/>
  <w15:docId w15:val="{DD5E34F6-DAA6-45FB-AB50-DA49F795B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50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D50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B45B4"/>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E0DB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0D508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0D5087"/>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0D5087"/>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6B55FA"/>
    <w:pPr>
      <w:ind w:left="720"/>
      <w:contextualSpacing/>
    </w:pPr>
  </w:style>
  <w:style w:type="character" w:customStyle="1" w:styleId="Titre3Car">
    <w:name w:val="Titre 3 Car"/>
    <w:basedOn w:val="Policepardfaut"/>
    <w:link w:val="Titre3"/>
    <w:uiPriority w:val="9"/>
    <w:rsid w:val="006B45B4"/>
    <w:rPr>
      <w:rFonts w:asciiTheme="majorHAnsi" w:eastAsiaTheme="majorEastAsia" w:hAnsiTheme="majorHAnsi" w:cstheme="majorBidi"/>
      <w:b/>
      <w:bCs/>
      <w:color w:val="4F81BD" w:themeColor="accent1"/>
    </w:rPr>
  </w:style>
  <w:style w:type="paragraph" w:styleId="Notedebasdepage">
    <w:name w:val="footnote text"/>
    <w:basedOn w:val="Normal"/>
    <w:link w:val="NotedebasdepageCar"/>
    <w:uiPriority w:val="99"/>
    <w:semiHidden/>
    <w:unhideWhenUsed/>
    <w:rsid w:val="00C26264"/>
    <w:pPr>
      <w:spacing w:after="0" w:line="240" w:lineRule="auto"/>
    </w:pPr>
    <w:rPr>
      <w:rFonts w:ascii="Times New Roman" w:eastAsia="Times New Roman" w:hAnsi="Times New Roman" w:cs="Times New Roman"/>
      <w:sz w:val="20"/>
      <w:szCs w:val="20"/>
      <w:lang w:eastAsia="fr-FR"/>
    </w:rPr>
  </w:style>
  <w:style w:type="character" w:customStyle="1" w:styleId="NotedebasdepageCar">
    <w:name w:val="Note de bas de page Car"/>
    <w:basedOn w:val="Policepardfaut"/>
    <w:link w:val="Notedebasdepage"/>
    <w:uiPriority w:val="99"/>
    <w:semiHidden/>
    <w:rsid w:val="00C26264"/>
    <w:rPr>
      <w:rFonts w:ascii="Times New Roman" w:eastAsia="Times New Roman" w:hAnsi="Times New Roman" w:cs="Times New Roman"/>
      <w:sz w:val="20"/>
      <w:szCs w:val="20"/>
      <w:lang w:eastAsia="fr-FR"/>
    </w:rPr>
  </w:style>
  <w:style w:type="character" w:styleId="Lienhypertexte">
    <w:name w:val="Hyperlink"/>
    <w:basedOn w:val="Policepardfaut"/>
    <w:uiPriority w:val="99"/>
    <w:unhideWhenUsed/>
    <w:rsid w:val="003869E7"/>
    <w:rPr>
      <w:color w:val="0000FF" w:themeColor="hyperlink"/>
      <w:u w:val="single"/>
    </w:rPr>
  </w:style>
  <w:style w:type="character" w:styleId="Lienhypertextesuivivisit">
    <w:name w:val="FollowedHyperlink"/>
    <w:basedOn w:val="Policepardfaut"/>
    <w:uiPriority w:val="99"/>
    <w:semiHidden/>
    <w:unhideWhenUsed/>
    <w:rsid w:val="007F6673"/>
    <w:rPr>
      <w:color w:val="800080" w:themeColor="followedHyperlink"/>
      <w:u w:val="single"/>
    </w:rPr>
  </w:style>
  <w:style w:type="character" w:styleId="Appelnotedebasdep">
    <w:name w:val="footnote reference"/>
    <w:basedOn w:val="Policepardfaut"/>
    <w:uiPriority w:val="99"/>
    <w:semiHidden/>
    <w:unhideWhenUsed/>
    <w:rsid w:val="005A3A6A"/>
    <w:rPr>
      <w:vertAlign w:val="superscript"/>
    </w:rPr>
  </w:style>
  <w:style w:type="character" w:customStyle="1" w:styleId="apple-converted-space">
    <w:name w:val="apple-converted-space"/>
    <w:basedOn w:val="Policepardfaut"/>
    <w:rsid w:val="00BE14E4"/>
  </w:style>
  <w:style w:type="table" w:styleId="Grilledutableau">
    <w:name w:val="Table Grid"/>
    <w:basedOn w:val="TableauNormal"/>
    <w:uiPriority w:val="59"/>
    <w:rsid w:val="00026C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8B26D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B26DC"/>
    <w:rPr>
      <w:rFonts w:ascii="Tahoma" w:hAnsi="Tahoma" w:cs="Tahoma"/>
      <w:sz w:val="16"/>
      <w:szCs w:val="16"/>
    </w:rPr>
  </w:style>
  <w:style w:type="paragraph" w:styleId="En-tte">
    <w:name w:val="header"/>
    <w:basedOn w:val="Normal"/>
    <w:link w:val="En-tteCar"/>
    <w:uiPriority w:val="99"/>
    <w:unhideWhenUsed/>
    <w:rsid w:val="00CE3355"/>
    <w:pPr>
      <w:tabs>
        <w:tab w:val="center" w:pos="4536"/>
        <w:tab w:val="right" w:pos="9072"/>
      </w:tabs>
      <w:spacing w:after="0" w:line="240" w:lineRule="auto"/>
    </w:pPr>
  </w:style>
  <w:style w:type="character" w:customStyle="1" w:styleId="En-tteCar">
    <w:name w:val="En-tête Car"/>
    <w:basedOn w:val="Policepardfaut"/>
    <w:link w:val="En-tte"/>
    <w:uiPriority w:val="99"/>
    <w:rsid w:val="00CE3355"/>
  </w:style>
  <w:style w:type="paragraph" w:styleId="Pieddepage">
    <w:name w:val="footer"/>
    <w:basedOn w:val="Normal"/>
    <w:link w:val="PieddepageCar"/>
    <w:uiPriority w:val="99"/>
    <w:unhideWhenUsed/>
    <w:rsid w:val="00CE33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3355"/>
  </w:style>
  <w:style w:type="paragraph" w:styleId="Sansinterligne">
    <w:name w:val="No Spacing"/>
    <w:link w:val="SansinterligneCar"/>
    <w:uiPriority w:val="1"/>
    <w:qFormat/>
    <w:rsid w:val="0026089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60892"/>
    <w:rPr>
      <w:rFonts w:eastAsiaTheme="minorEastAsia"/>
      <w:lang w:eastAsia="fr-FR"/>
    </w:rPr>
  </w:style>
  <w:style w:type="paragraph" w:styleId="En-ttedetabledesmatires">
    <w:name w:val="TOC Heading"/>
    <w:basedOn w:val="Titre1"/>
    <w:next w:val="Normal"/>
    <w:uiPriority w:val="39"/>
    <w:semiHidden/>
    <w:unhideWhenUsed/>
    <w:qFormat/>
    <w:rsid w:val="00260892"/>
    <w:pPr>
      <w:outlineLvl w:val="9"/>
    </w:pPr>
    <w:rPr>
      <w:lang w:eastAsia="fr-FR"/>
    </w:rPr>
  </w:style>
  <w:style w:type="paragraph" w:styleId="TM1">
    <w:name w:val="toc 1"/>
    <w:basedOn w:val="Normal"/>
    <w:next w:val="Normal"/>
    <w:autoRedefine/>
    <w:uiPriority w:val="39"/>
    <w:unhideWhenUsed/>
    <w:qFormat/>
    <w:rsid w:val="00260892"/>
    <w:pPr>
      <w:spacing w:after="100"/>
    </w:pPr>
  </w:style>
  <w:style w:type="paragraph" w:styleId="TM2">
    <w:name w:val="toc 2"/>
    <w:basedOn w:val="Normal"/>
    <w:next w:val="Normal"/>
    <w:autoRedefine/>
    <w:uiPriority w:val="39"/>
    <w:unhideWhenUsed/>
    <w:qFormat/>
    <w:rsid w:val="00260892"/>
    <w:pPr>
      <w:spacing w:after="100"/>
      <w:ind w:left="220"/>
    </w:pPr>
  </w:style>
  <w:style w:type="paragraph" w:styleId="TM3">
    <w:name w:val="toc 3"/>
    <w:basedOn w:val="Normal"/>
    <w:next w:val="Normal"/>
    <w:autoRedefine/>
    <w:uiPriority w:val="39"/>
    <w:unhideWhenUsed/>
    <w:qFormat/>
    <w:rsid w:val="00260892"/>
    <w:pPr>
      <w:spacing w:after="100"/>
      <w:ind w:left="440"/>
    </w:pPr>
  </w:style>
  <w:style w:type="table" w:styleId="Listeclaire-Accent1">
    <w:name w:val="Light List Accent 1"/>
    <w:basedOn w:val="TableauNormal"/>
    <w:uiPriority w:val="61"/>
    <w:rsid w:val="00ED139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gende">
    <w:name w:val="caption"/>
    <w:basedOn w:val="Normal"/>
    <w:next w:val="Normal"/>
    <w:uiPriority w:val="35"/>
    <w:unhideWhenUsed/>
    <w:qFormat/>
    <w:rsid w:val="00F51043"/>
    <w:pPr>
      <w:spacing w:line="240" w:lineRule="auto"/>
    </w:pPr>
    <w:rPr>
      <w:b/>
      <w:bCs/>
      <w:color w:val="4F81BD" w:themeColor="accent1"/>
      <w:sz w:val="18"/>
      <w:szCs w:val="18"/>
    </w:rPr>
  </w:style>
  <w:style w:type="character" w:styleId="Marquedecommentaire">
    <w:name w:val="annotation reference"/>
    <w:basedOn w:val="Policepardfaut"/>
    <w:uiPriority w:val="99"/>
    <w:semiHidden/>
    <w:unhideWhenUsed/>
    <w:rsid w:val="006419A9"/>
    <w:rPr>
      <w:sz w:val="16"/>
      <w:szCs w:val="16"/>
    </w:rPr>
  </w:style>
  <w:style w:type="paragraph" w:styleId="Commentaire">
    <w:name w:val="annotation text"/>
    <w:basedOn w:val="Normal"/>
    <w:link w:val="CommentaireCar"/>
    <w:uiPriority w:val="99"/>
    <w:semiHidden/>
    <w:unhideWhenUsed/>
    <w:rsid w:val="006419A9"/>
    <w:pPr>
      <w:spacing w:line="240" w:lineRule="auto"/>
    </w:pPr>
    <w:rPr>
      <w:sz w:val="20"/>
      <w:szCs w:val="20"/>
    </w:rPr>
  </w:style>
  <w:style w:type="character" w:customStyle="1" w:styleId="CommentaireCar">
    <w:name w:val="Commentaire Car"/>
    <w:basedOn w:val="Policepardfaut"/>
    <w:link w:val="Commentaire"/>
    <w:uiPriority w:val="99"/>
    <w:semiHidden/>
    <w:rsid w:val="006419A9"/>
    <w:rPr>
      <w:sz w:val="20"/>
      <w:szCs w:val="20"/>
    </w:rPr>
  </w:style>
  <w:style w:type="paragraph" w:styleId="Objetducommentaire">
    <w:name w:val="annotation subject"/>
    <w:basedOn w:val="Commentaire"/>
    <w:next w:val="Commentaire"/>
    <w:link w:val="ObjetducommentaireCar"/>
    <w:uiPriority w:val="99"/>
    <w:semiHidden/>
    <w:unhideWhenUsed/>
    <w:rsid w:val="006419A9"/>
    <w:rPr>
      <w:b/>
      <w:bCs/>
    </w:rPr>
  </w:style>
  <w:style w:type="character" w:customStyle="1" w:styleId="ObjetducommentaireCar">
    <w:name w:val="Objet du commentaire Car"/>
    <w:basedOn w:val="CommentaireCar"/>
    <w:link w:val="Objetducommentaire"/>
    <w:uiPriority w:val="99"/>
    <w:semiHidden/>
    <w:rsid w:val="006419A9"/>
    <w:rPr>
      <w:b/>
      <w:bCs/>
      <w:sz w:val="20"/>
      <w:szCs w:val="20"/>
    </w:rPr>
  </w:style>
  <w:style w:type="character" w:customStyle="1" w:styleId="apple-style-span">
    <w:name w:val="apple-style-span"/>
    <w:basedOn w:val="Policepardfaut"/>
    <w:rsid w:val="005B1FEC"/>
  </w:style>
  <w:style w:type="character" w:customStyle="1" w:styleId="Titre4Car">
    <w:name w:val="Titre 4 Car"/>
    <w:basedOn w:val="Policepardfaut"/>
    <w:link w:val="Titre4"/>
    <w:uiPriority w:val="9"/>
    <w:rsid w:val="006E0DB7"/>
    <w:rPr>
      <w:rFonts w:asciiTheme="majorHAnsi" w:eastAsiaTheme="majorEastAsia" w:hAnsiTheme="majorHAnsi" w:cstheme="majorBidi"/>
      <w:i/>
      <w:iCs/>
      <w:color w:val="365F91" w:themeColor="accent1" w:themeShade="BF"/>
    </w:rPr>
  </w:style>
  <w:style w:type="character" w:customStyle="1" w:styleId="spelle">
    <w:name w:val="spelle"/>
    <w:basedOn w:val="Policepardfaut"/>
    <w:rsid w:val="006E0D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481091">
      <w:bodyDiv w:val="1"/>
      <w:marLeft w:val="0"/>
      <w:marRight w:val="0"/>
      <w:marTop w:val="0"/>
      <w:marBottom w:val="0"/>
      <w:divBdr>
        <w:top w:val="none" w:sz="0" w:space="0" w:color="auto"/>
        <w:left w:val="none" w:sz="0" w:space="0" w:color="auto"/>
        <w:bottom w:val="none" w:sz="0" w:space="0" w:color="auto"/>
        <w:right w:val="none" w:sz="0" w:space="0" w:color="auto"/>
      </w:divBdr>
    </w:div>
    <w:div w:id="343170482">
      <w:bodyDiv w:val="1"/>
      <w:marLeft w:val="0"/>
      <w:marRight w:val="0"/>
      <w:marTop w:val="0"/>
      <w:marBottom w:val="0"/>
      <w:divBdr>
        <w:top w:val="none" w:sz="0" w:space="0" w:color="auto"/>
        <w:left w:val="none" w:sz="0" w:space="0" w:color="auto"/>
        <w:bottom w:val="none" w:sz="0" w:space="0" w:color="auto"/>
        <w:right w:val="none" w:sz="0" w:space="0" w:color="auto"/>
      </w:divBdr>
    </w:div>
    <w:div w:id="969700350">
      <w:bodyDiv w:val="1"/>
      <w:marLeft w:val="0"/>
      <w:marRight w:val="0"/>
      <w:marTop w:val="0"/>
      <w:marBottom w:val="0"/>
      <w:divBdr>
        <w:top w:val="none" w:sz="0" w:space="0" w:color="auto"/>
        <w:left w:val="none" w:sz="0" w:space="0" w:color="auto"/>
        <w:bottom w:val="none" w:sz="0" w:space="0" w:color="auto"/>
        <w:right w:val="none" w:sz="0" w:space="0" w:color="auto"/>
      </w:divBdr>
    </w:div>
    <w:div w:id="1062211234">
      <w:bodyDiv w:val="1"/>
      <w:marLeft w:val="0"/>
      <w:marRight w:val="0"/>
      <w:marTop w:val="0"/>
      <w:marBottom w:val="0"/>
      <w:divBdr>
        <w:top w:val="none" w:sz="0" w:space="0" w:color="auto"/>
        <w:left w:val="none" w:sz="0" w:space="0" w:color="auto"/>
        <w:bottom w:val="none" w:sz="0" w:space="0" w:color="auto"/>
        <w:right w:val="none" w:sz="0" w:space="0" w:color="auto"/>
      </w:divBdr>
    </w:div>
    <w:div w:id="1158888684">
      <w:bodyDiv w:val="1"/>
      <w:marLeft w:val="0"/>
      <w:marRight w:val="0"/>
      <w:marTop w:val="0"/>
      <w:marBottom w:val="0"/>
      <w:divBdr>
        <w:top w:val="none" w:sz="0" w:space="0" w:color="auto"/>
        <w:left w:val="none" w:sz="0" w:space="0" w:color="auto"/>
        <w:bottom w:val="none" w:sz="0" w:space="0" w:color="auto"/>
        <w:right w:val="none" w:sz="0" w:space="0" w:color="auto"/>
      </w:divBdr>
    </w:div>
    <w:div w:id="1380278592">
      <w:bodyDiv w:val="1"/>
      <w:marLeft w:val="0"/>
      <w:marRight w:val="0"/>
      <w:marTop w:val="0"/>
      <w:marBottom w:val="0"/>
      <w:divBdr>
        <w:top w:val="none" w:sz="0" w:space="0" w:color="auto"/>
        <w:left w:val="none" w:sz="0" w:space="0" w:color="auto"/>
        <w:bottom w:val="none" w:sz="0" w:space="0" w:color="auto"/>
        <w:right w:val="none" w:sz="0" w:space="0" w:color="auto"/>
      </w:divBdr>
    </w:div>
    <w:div w:id="1878010698">
      <w:bodyDiv w:val="1"/>
      <w:marLeft w:val="0"/>
      <w:marRight w:val="0"/>
      <w:marTop w:val="0"/>
      <w:marBottom w:val="0"/>
      <w:divBdr>
        <w:top w:val="none" w:sz="0" w:space="0" w:color="auto"/>
        <w:left w:val="none" w:sz="0" w:space="0" w:color="auto"/>
        <w:bottom w:val="none" w:sz="0" w:space="0" w:color="auto"/>
        <w:right w:val="none" w:sz="0" w:space="0" w:color="auto"/>
      </w:divBdr>
    </w:div>
    <w:div w:id="190252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jpg"/><Relationship Id="rId3" Type="http://schemas.openxmlformats.org/officeDocument/2006/relationships/numbering" Target="numbering.xml"/><Relationship Id="rId21" Type="http://schemas.openxmlformats.org/officeDocument/2006/relationships/header" Target="header2.xml"/><Relationship Id="rId34" Type="http://schemas.openxmlformats.org/officeDocument/2006/relationships/image" Target="media/image20.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jpg"/><Relationship Id="rId33" Type="http://schemas.openxmlformats.org/officeDocument/2006/relationships/image" Target="media/image19.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0.jpg"/><Relationship Id="rId32" Type="http://schemas.openxmlformats.org/officeDocument/2006/relationships/image" Target="media/image18.jpeg"/><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eader" Target="header1.xml"/><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footer" Target="footer2.xml"/><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eg"/></Relationships>
</file>

<file path=word/_rels/footnotes.xml.rels><?xml version="1.0" encoding="UTF-8" standalone="yes"?>
<Relationships xmlns="http://schemas.openxmlformats.org/package/2006/relationships"><Relationship Id="rId1" Type="http://schemas.openxmlformats.org/officeDocument/2006/relationships/hyperlink" Target="https://www.cnil.fr/fr/la-prospection-commerciale-par-courrier-electroniqu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5B1CD2-FF6F-45C0-919E-B47F7A2B5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32</Pages>
  <Words>5308</Words>
  <Characters>29194</Characters>
  <Application>Microsoft Office Word</Application>
  <DocSecurity>0</DocSecurity>
  <Lines>243</Lines>
  <Paragraphs>68</Paragraphs>
  <ScaleCrop>false</ScaleCrop>
  <HeadingPairs>
    <vt:vector size="2" baseType="variant">
      <vt:variant>
        <vt:lpstr>Titre</vt:lpstr>
      </vt:variant>
      <vt:variant>
        <vt:i4>1</vt:i4>
      </vt:variant>
    </vt:vector>
  </HeadingPairs>
  <TitlesOfParts>
    <vt:vector size="1" baseType="lpstr">
      <vt:lpstr>Informatisation du service de location de salles municipales</vt:lpstr>
    </vt:vector>
  </TitlesOfParts>
  <Company>Hewlett-Packard</Company>
  <LinksUpToDate>false</LinksUpToDate>
  <CharactersWithSpaces>34434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Informatisation du service de location de salles municipales</dc:title>
  <dc:creator>Radu Catalin HOREANU</dc:creator>
  <cp:lastModifiedBy>Adrien Adrien</cp:lastModifiedBy>
  <cp:revision>2</cp:revision>
  <dcterms:created xsi:type="dcterms:W3CDTF">2016-03-15T12:16:00Z</dcterms:created>
  <dcterms:modified xsi:type="dcterms:W3CDTF">2016-03-15T12:16:00Z</dcterms:modified>
</cp:coreProperties>
</file>